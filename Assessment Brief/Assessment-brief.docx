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D7392" w14:textId="77777777" w:rsidR="005216AD" w:rsidRDefault="00DB5991">
      <w:pPr>
        <w:pStyle w:val="Title"/>
        <w:jc w:val="right"/>
        <w:rPr>
          <w:color w:val="2F5496"/>
        </w:rPr>
      </w:pPr>
      <w:r>
        <w:rPr>
          <w:color w:val="2F5496"/>
        </w:rPr>
        <w:t>Digital &amp; Technology Solutions</w:t>
      </w:r>
    </w:p>
    <w:p w14:paraId="2A575C57" w14:textId="77777777" w:rsidR="005216AD" w:rsidRDefault="00DB5991">
      <w:pPr>
        <w:pStyle w:val="Title"/>
        <w:jc w:val="right"/>
        <w:rPr>
          <w:color w:val="2F5496"/>
        </w:rPr>
      </w:pPr>
      <w:r>
        <w:rPr>
          <w:color w:val="2F5496"/>
        </w:rPr>
        <w:t>Degree Apprenticeship</w:t>
      </w:r>
    </w:p>
    <w:p w14:paraId="4DD46FF9" w14:textId="5D4F21C2" w:rsidR="003552FD" w:rsidRDefault="003552FD" w:rsidP="001207FB">
      <w:pPr>
        <w:jc w:val="right"/>
        <w:rPr>
          <w:color w:val="2F5496"/>
          <w:sz w:val="32"/>
          <w:szCs w:val="32"/>
        </w:rPr>
      </w:pPr>
      <w:r>
        <w:rPr>
          <w:color w:val="2F5496"/>
          <w:sz w:val="32"/>
          <w:szCs w:val="32"/>
        </w:rPr>
        <w:t>QA020C125</w:t>
      </w:r>
    </w:p>
    <w:p w14:paraId="7B305D32" w14:textId="41181286" w:rsidR="003552FD" w:rsidRDefault="78CABA03" w:rsidP="001207FB">
      <w:pPr>
        <w:jc w:val="right"/>
        <w:rPr>
          <w:color w:val="2F5496"/>
          <w:sz w:val="32"/>
          <w:szCs w:val="32"/>
        </w:rPr>
      </w:pPr>
      <w:r w:rsidRPr="2977A923">
        <w:rPr>
          <w:color w:val="2F5496" w:themeColor="accent5" w:themeShade="BF"/>
          <w:sz w:val="32"/>
          <w:szCs w:val="32"/>
        </w:rPr>
        <w:t>Software Engineering Fundamentals</w:t>
      </w:r>
      <w:r w:rsidR="78C17CB9" w:rsidRPr="2977A923">
        <w:rPr>
          <w:color w:val="2F5496" w:themeColor="accent5" w:themeShade="BF"/>
          <w:sz w:val="32"/>
          <w:szCs w:val="32"/>
        </w:rPr>
        <w:t xml:space="preserve"> v</w:t>
      </w:r>
      <w:r w:rsidR="4FAAA7C1" w:rsidRPr="2977A923">
        <w:rPr>
          <w:color w:val="2F5496" w:themeColor="accent5" w:themeShade="BF"/>
          <w:sz w:val="32"/>
          <w:szCs w:val="32"/>
        </w:rPr>
        <w:t>3</w:t>
      </w:r>
    </w:p>
    <w:p w14:paraId="2B7E6850" w14:textId="4950F03B" w:rsidR="00074B51" w:rsidRDefault="00EA0D59" w:rsidP="001207FB">
      <w:pPr>
        <w:jc w:val="right"/>
        <w:rPr>
          <w:color w:val="2F5496"/>
          <w:sz w:val="32"/>
          <w:szCs w:val="32"/>
        </w:rPr>
      </w:pPr>
      <w:r>
        <w:rPr>
          <w:color w:val="2F5496"/>
          <w:sz w:val="32"/>
          <w:szCs w:val="32"/>
        </w:rPr>
        <w:t>Level 4</w:t>
      </w:r>
    </w:p>
    <w:p w14:paraId="2B749769" w14:textId="60DAFCAE" w:rsidR="005216AD" w:rsidRDefault="00EA0D59" w:rsidP="001207FB">
      <w:pPr>
        <w:jc w:val="right"/>
        <w:rPr>
          <w:color w:val="2F5496"/>
          <w:sz w:val="32"/>
          <w:szCs w:val="32"/>
        </w:rPr>
      </w:pPr>
      <w:r>
        <w:rPr>
          <w:color w:val="2F5496"/>
          <w:sz w:val="32"/>
          <w:szCs w:val="32"/>
        </w:rPr>
        <w:t>20</w:t>
      </w:r>
      <w:r w:rsidR="00DB5991">
        <w:rPr>
          <w:color w:val="2F5496"/>
          <w:sz w:val="32"/>
          <w:szCs w:val="32"/>
        </w:rPr>
        <w:t xml:space="preserve"> cre</w:t>
      </w:r>
      <w:r w:rsidR="001207FB">
        <w:rPr>
          <w:color w:val="2F5496"/>
          <w:sz w:val="32"/>
          <w:szCs w:val="32"/>
        </w:rPr>
        <w:t>d</w:t>
      </w:r>
      <w:r w:rsidR="00DB5991">
        <w:rPr>
          <w:color w:val="2F5496"/>
          <w:sz w:val="32"/>
          <w:szCs w:val="32"/>
        </w:rPr>
        <w:t>its</w:t>
      </w:r>
    </w:p>
    <w:p w14:paraId="32E16286" w14:textId="5149A02D" w:rsidR="005216AD" w:rsidRPr="00D83A4E" w:rsidRDefault="25DD8838" w:rsidP="1D349338">
      <w:pPr>
        <w:jc w:val="both"/>
        <w:rPr>
          <w:rFonts w:asciiTheme="majorHAnsi" w:eastAsia="Times New Roman" w:hAnsiTheme="majorHAnsi" w:cstheme="majorBidi"/>
          <w:color w:val="2D3B45"/>
        </w:rPr>
      </w:pPr>
      <w:r w:rsidRPr="0836F31A">
        <w:rPr>
          <w:rFonts w:asciiTheme="majorHAnsi" w:eastAsia="Times New Roman" w:hAnsiTheme="majorHAnsi" w:cstheme="majorBidi"/>
          <w:color w:val="2D3B45"/>
        </w:rPr>
        <w:t>Written by:</w:t>
      </w:r>
      <w:r w:rsidR="054A82AA" w:rsidRPr="0836F31A">
        <w:rPr>
          <w:rFonts w:asciiTheme="majorHAnsi" w:eastAsia="Times New Roman" w:hAnsiTheme="majorHAnsi" w:cstheme="majorBidi"/>
          <w:color w:val="2D3B45"/>
        </w:rPr>
        <w:t xml:space="preserve"> </w:t>
      </w:r>
      <w:r w:rsidR="442EED1C">
        <w:tab/>
      </w:r>
      <w:r w:rsidR="442EED1C">
        <w:tab/>
      </w:r>
      <w:r w:rsidR="442EED1C">
        <w:tab/>
      </w:r>
      <w:r w:rsidR="3DFD0D6F" w:rsidRPr="0836F31A">
        <w:rPr>
          <w:rFonts w:asciiTheme="majorHAnsi" w:eastAsia="Times New Roman" w:hAnsiTheme="majorHAnsi" w:cstheme="majorBidi"/>
          <w:color w:val="2D3B45"/>
        </w:rPr>
        <w:t>Mike Cooney</w:t>
      </w:r>
      <w:del w:id="0" w:author="Braithwaite, Francis" w:date="2023-07-12T08:01:00Z">
        <w:r w:rsidR="442EED1C" w:rsidRPr="0836F31A" w:rsidDel="442EED1C">
          <w:rPr>
            <w:rFonts w:asciiTheme="majorHAnsi" w:eastAsia="Times New Roman" w:hAnsiTheme="majorHAnsi" w:cstheme="majorBidi"/>
            <w:color w:val="2D3B45"/>
          </w:rPr>
          <w:delText>)</w:delText>
        </w:r>
      </w:del>
    </w:p>
    <w:p w14:paraId="0B8D7E2F" w14:textId="438563EE" w:rsidR="00074B51" w:rsidRPr="00D83A4E" w:rsidRDefault="00074B51" w:rsidP="076C3CC0">
      <w:pPr>
        <w:jc w:val="both"/>
        <w:rPr>
          <w:rFonts w:asciiTheme="majorHAnsi" w:eastAsia="Times New Roman" w:hAnsiTheme="majorHAnsi" w:cstheme="majorBidi"/>
          <w:color w:val="2D3B45"/>
        </w:rPr>
      </w:pPr>
      <w:r w:rsidRPr="076C3CC0">
        <w:rPr>
          <w:rFonts w:asciiTheme="majorHAnsi" w:eastAsia="Times New Roman" w:hAnsiTheme="majorHAnsi" w:cstheme="majorBidi"/>
          <w:color w:val="2D3B45"/>
        </w:rPr>
        <w:t>Checked by:</w:t>
      </w:r>
      <w:r>
        <w:tab/>
      </w:r>
      <w:r>
        <w:tab/>
      </w:r>
      <w:r>
        <w:tab/>
      </w:r>
      <w:r w:rsidR="05F35247" w:rsidRPr="076C3CC0">
        <w:rPr>
          <w:rFonts w:asciiTheme="majorHAnsi" w:eastAsia="Times New Roman" w:hAnsiTheme="majorHAnsi" w:cstheme="majorBidi"/>
          <w:color w:val="2D3B45"/>
        </w:rPr>
        <w:t>Francis Brathwaite</w:t>
      </w:r>
    </w:p>
    <w:p w14:paraId="4E2E79D6" w14:textId="5EE45D62" w:rsidR="00074B51" w:rsidRPr="00D83A4E" w:rsidRDefault="00074B51" w:rsidP="076C3CC0">
      <w:pPr>
        <w:jc w:val="both"/>
        <w:rPr>
          <w:rFonts w:asciiTheme="majorHAnsi" w:eastAsia="Times New Roman" w:hAnsiTheme="majorHAnsi" w:cstheme="majorBidi"/>
          <w:color w:val="2D3B45"/>
        </w:rPr>
      </w:pPr>
      <w:r w:rsidRPr="076C3CC0">
        <w:rPr>
          <w:rFonts w:asciiTheme="majorHAnsi" w:eastAsia="Times New Roman" w:hAnsiTheme="majorHAnsi" w:cstheme="majorBidi"/>
          <w:color w:val="2D3B45"/>
        </w:rPr>
        <w:t>Programme Leader Approval</w:t>
      </w:r>
      <w:r w:rsidR="003552FD" w:rsidRPr="076C3CC0">
        <w:rPr>
          <w:rFonts w:asciiTheme="majorHAnsi" w:eastAsia="Times New Roman" w:hAnsiTheme="majorHAnsi" w:cstheme="majorBidi"/>
          <w:color w:val="2D3B45"/>
        </w:rPr>
        <w:t>:</w:t>
      </w:r>
      <w:r>
        <w:tab/>
      </w:r>
      <w:r w:rsidR="03940040" w:rsidRPr="076C3CC0">
        <w:rPr>
          <w:rFonts w:asciiTheme="majorHAnsi" w:eastAsia="Times New Roman" w:hAnsiTheme="majorHAnsi" w:cstheme="majorBidi"/>
          <w:color w:val="2D3B45"/>
        </w:rPr>
        <w:t>Michal Sikora</w:t>
      </w:r>
    </w:p>
    <w:p w14:paraId="6804D963" w14:textId="145AC991" w:rsidR="00074B51" w:rsidRPr="00D83A4E" w:rsidRDefault="00074B51" w:rsidP="003552FD">
      <w:pPr>
        <w:jc w:val="both"/>
        <w:rPr>
          <w:rFonts w:asciiTheme="majorHAnsi" w:eastAsia="Times New Roman" w:hAnsiTheme="majorHAnsi" w:cstheme="majorHAnsi"/>
          <w:color w:val="2D3B45"/>
          <w:szCs w:val="21"/>
        </w:rPr>
      </w:pPr>
      <w:proofErr w:type="spellStart"/>
      <w:r w:rsidRPr="00D83A4E">
        <w:rPr>
          <w:rFonts w:asciiTheme="majorHAnsi" w:eastAsia="Times New Roman" w:hAnsiTheme="majorHAnsi" w:cstheme="majorHAnsi"/>
          <w:color w:val="2D3B45"/>
          <w:szCs w:val="21"/>
        </w:rPr>
        <w:t>UoR</w:t>
      </w:r>
      <w:proofErr w:type="spellEnd"/>
      <w:r w:rsidRPr="00D83A4E">
        <w:rPr>
          <w:rFonts w:asciiTheme="majorHAnsi" w:eastAsia="Times New Roman" w:hAnsiTheme="majorHAnsi" w:cstheme="majorHAnsi"/>
          <w:color w:val="2D3B45"/>
          <w:szCs w:val="21"/>
        </w:rPr>
        <w:t xml:space="preserve"> Approval:</w:t>
      </w:r>
      <w:r w:rsidR="003552FD">
        <w:rPr>
          <w:rFonts w:asciiTheme="majorHAnsi" w:eastAsia="Times New Roman" w:hAnsiTheme="majorHAnsi" w:cstheme="majorHAnsi"/>
          <w:color w:val="2D3B45"/>
          <w:szCs w:val="21"/>
        </w:rPr>
        <w:tab/>
      </w:r>
      <w:r w:rsidR="003552FD">
        <w:rPr>
          <w:rFonts w:asciiTheme="majorHAnsi" w:eastAsia="Times New Roman" w:hAnsiTheme="majorHAnsi" w:cstheme="majorHAnsi"/>
          <w:color w:val="2D3B45"/>
          <w:szCs w:val="21"/>
        </w:rPr>
        <w:tab/>
      </w:r>
      <w:r w:rsidR="003552FD">
        <w:rPr>
          <w:rFonts w:asciiTheme="majorHAnsi" w:eastAsia="Times New Roman" w:hAnsiTheme="majorHAnsi" w:cstheme="majorHAnsi"/>
          <w:color w:val="2D3B45"/>
          <w:szCs w:val="21"/>
        </w:rPr>
        <w:tab/>
        <w:t>TBC</w:t>
      </w:r>
    </w:p>
    <w:p w14:paraId="1D149238" w14:textId="77777777" w:rsidR="00074B51" w:rsidRPr="00D83A4E" w:rsidRDefault="00074B51" w:rsidP="003552FD">
      <w:pPr>
        <w:jc w:val="both"/>
        <w:rPr>
          <w:rFonts w:asciiTheme="majorHAnsi" w:eastAsia="Times New Roman" w:hAnsiTheme="majorHAnsi" w:cstheme="majorHAnsi"/>
          <w:color w:val="2D3B45"/>
          <w:szCs w:val="21"/>
        </w:rPr>
      </w:pPr>
      <w:r w:rsidRPr="00D83A4E">
        <w:rPr>
          <w:rFonts w:asciiTheme="majorHAnsi" w:eastAsia="Times New Roman" w:hAnsiTheme="majorHAnsi" w:cstheme="majorHAnsi"/>
          <w:color w:val="2D3B45"/>
          <w:szCs w:val="21"/>
        </w:rPr>
        <w:t xml:space="preserve">Approved for </w:t>
      </w:r>
      <w:r w:rsidRPr="00D83A4E">
        <w:rPr>
          <w:rFonts w:asciiTheme="majorHAnsi" w:eastAsia="Times New Roman" w:hAnsiTheme="majorHAnsi" w:cstheme="majorHAnsi"/>
          <w:color w:val="2D3B45"/>
          <w:szCs w:val="21"/>
        </w:rPr>
        <w:tab/>
      </w:r>
      <w:r w:rsidRPr="00D83A4E">
        <w:rPr>
          <w:rFonts w:asciiTheme="majorHAnsi" w:eastAsia="Times New Roman" w:hAnsiTheme="majorHAnsi" w:cstheme="majorHAnsi"/>
          <w:color w:val="2D3B45"/>
          <w:szCs w:val="21"/>
        </w:rPr>
        <w:tab/>
      </w:r>
      <w:r w:rsidRPr="00D83A4E">
        <w:rPr>
          <w:rFonts w:asciiTheme="majorHAnsi" w:eastAsia="Times New Roman" w:hAnsiTheme="majorHAnsi" w:cstheme="majorHAnsi"/>
          <w:color w:val="2D3B45"/>
          <w:szCs w:val="21"/>
        </w:rPr>
        <w:tab/>
        <w:t>Single / Multiple Use:</w:t>
      </w:r>
    </w:p>
    <w:p w14:paraId="393A2D5C" w14:textId="77777777" w:rsidR="00074B51" w:rsidRPr="00D83A4E" w:rsidRDefault="00074B51" w:rsidP="003552FD">
      <w:pPr>
        <w:jc w:val="both"/>
        <w:rPr>
          <w:rFonts w:asciiTheme="majorHAnsi" w:eastAsia="Times New Roman" w:hAnsiTheme="majorHAnsi" w:cstheme="majorHAnsi"/>
          <w:color w:val="2D3B45"/>
          <w:szCs w:val="21"/>
        </w:rPr>
      </w:pPr>
      <w:r w:rsidRPr="00D83A4E">
        <w:rPr>
          <w:rFonts w:asciiTheme="majorHAnsi" w:eastAsia="Times New Roman" w:hAnsiTheme="majorHAnsi" w:cstheme="majorHAnsi"/>
          <w:color w:val="2D3B45"/>
          <w:szCs w:val="21"/>
        </w:rPr>
        <w:t>Review (Multiple Use):</w:t>
      </w:r>
      <w:r w:rsidRPr="00D83A4E">
        <w:rPr>
          <w:rFonts w:asciiTheme="majorHAnsi" w:eastAsia="Times New Roman" w:hAnsiTheme="majorHAnsi" w:cstheme="majorHAnsi"/>
          <w:color w:val="2D3B45"/>
          <w:szCs w:val="21"/>
        </w:rPr>
        <w:tab/>
      </w:r>
      <w:r w:rsidRPr="00D83A4E">
        <w:rPr>
          <w:rFonts w:asciiTheme="majorHAnsi" w:eastAsia="Times New Roman" w:hAnsiTheme="majorHAnsi" w:cstheme="majorHAnsi"/>
          <w:color w:val="2D3B45"/>
          <w:szCs w:val="21"/>
        </w:rPr>
        <w:tab/>
        <w:t xml:space="preserve">12 months from </w:t>
      </w:r>
      <w:proofErr w:type="gramStart"/>
      <w:r w:rsidRPr="00D83A4E">
        <w:rPr>
          <w:rFonts w:asciiTheme="majorHAnsi" w:eastAsia="Times New Roman" w:hAnsiTheme="majorHAnsi" w:cstheme="majorHAnsi"/>
          <w:color w:val="2D3B45"/>
          <w:szCs w:val="21"/>
        </w:rPr>
        <w:t>creation</w:t>
      </w:r>
      <w:proofErr w:type="gramEnd"/>
    </w:p>
    <w:p w14:paraId="08D437ED" w14:textId="77777777" w:rsidR="006F735D" w:rsidRPr="00612BE8" w:rsidRDefault="006F735D" w:rsidP="003552FD">
      <w:pPr>
        <w:keepNext/>
        <w:keepLines/>
        <w:spacing w:before="240"/>
        <w:jc w:val="both"/>
        <w:outlineLvl w:val="0"/>
        <w:rPr>
          <w:rFonts w:eastAsia="Calibri Light"/>
          <w:color w:val="2F5496"/>
          <w:sz w:val="32"/>
          <w:szCs w:val="32"/>
          <w:u w:val="single"/>
        </w:rPr>
      </w:pPr>
      <w:r w:rsidRPr="00612BE8">
        <w:rPr>
          <w:rFonts w:eastAsia="Calibri Light"/>
          <w:color w:val="2F5496"/>
          <w:sz w:val="32"/>
          <w:szCs w:val="32"/>
          <w:u w:val="single"/>
        </w:rPr>
        <w:t>Assessment Brief</w:t>
      </w:r>
    </w:p>
    <w:p w14:paraId="50724215" w14:textId="416E5429" w:rsidR="006F735D" w:rsidRPr="00612BE8" w:rsidRDefault="006F735D" w:rsidP="003552FD">
      <w:pPr>
        <w:jc w:val="both"/>
        <w:rPr>
          <w:rFonts w:ascii="Helvetica Neue" w:eastAsia="Times New Roman" w:hAnsi="Helvetica Neue"/>
          <w:color w:val="2D3B45"/>
          <w:szCs w:val="21"/>
        </w:rPr>
      </w:pPr>
    </w:p>
    <w:p w14:paraId="3557E105" w14:textId="50492456" w:rsidR="003552FD" w:rsidRPr="000A4570" w:rsidRDefault="003552FD" w:rsidP="003552FD">
      <w:pPr>
        <w:jc w:val="both"/>
        <w:rPr>
          <w:szCs w:val="21"/>
        </w:rPr>
      </w:pPr>
      <w:r>
        <w:t xml:space="preserve">This assessment brief </w:t>
      </w:r>
      <w:r w:rsidRPr="00F1418F">
        <w:rPr>
          <w:szCs w:val="21"/>
        </w:rPr>
        <w:t xml:space="preserve">includes the Coursework Section of the Assessment </w:t>
      </w:r>
      <w:r>
        <w:t xml:space="preserve">for your module.  Where a module has multiple </w:t>
      </w:r>
      <w:r w:rsidR="00975F2F">
        <w:t>components,</w:t>
      </w:r>
      <w:r>
        <w:t xml:space="preserve"> these are listed below. It will provide outline details of the examination and specific instructions for any coursework elements. </w:t>
      </w:r>
    </w:p>
    <w:p w14:paraId="07605B01" w14:textId="77777777" w:rsidR="003552FD" w:rsidRDefault="003552FD" w:rsidP="003552FD">
      <w:pPr>
        <w:jc w:val="both"/>
      </w:pPr>
    </w:p>
    <w:p w14:paraId="168FF534" w14:textId="35B2020E" w:rsidR="003552FD" w:rsidRDefault="003552FD" w:rsidP="003552FD">
      <w:pPr>
        <w:jc w:val="both"/>
      </w:pPr>
      <w:r w:rsidRPr="000A4570">
        <w:t xml:space="preserve">Component </w:t>
      </w:r>
      <w:r>
        <w:t>1:</w:t>
      </w:r>
      <w:r>
        <w:tab/>
        <w:t>Coursework (100%)</w:t>
      </w:r>
    </w:p>
    <w:p w14:paraId="2BBE9C71" w14:textId="77432F74" w:rsidR="003552FD" w:rsidRDefault="003552FD" w:rsidP="003552FD">
      <w:pPr>
        <w:jc w:val="both"/>
      </w:pPr>
      <w:r>
        <w:t>Description:</w:t>
      </w:r>
      <w:r>
        <w:tab/>
        <w:t>Various development artefacts and a 1,500-word report</w:t>
      </w:r>
      <w:r w:rsidR="00B42BC1">
        <w:t xml:space="preserve"> (</w:t>
      </w:r>
      <w:r w:rsidR="00B42BC1">
        <w:rPr>
          <w:rFonts w:eastAsia="DengXian" w:cs="Arial"/>
        </w:rPr>
        <w:t>+/- 10%</w:t>
      </w:r>
      <w:r w:rsidR="00B42BC1">
        <w:t>)</w:t>
      </w:r>
    </w:p>
    <w:p w14:paraId="4A8458A4" w14:textId="77777777" w:rsidR="003552FD" w:rsidRDefault="003552FD" w:rsidP="003552FD">
      <w:pPr>
        <w:jc w:val="both"/>
      </w:pPr>
    </w:p>
    <w:p w14:paraId="52497141" w14:textId="77777777" w:rsidR="003552FD" w:rsidRDefault="003552FD" w:rsidP="003552FD">
      <w:pPr>
        <w:jc w:val="both"/>
      </w:pPr>
      <w:r w:rsidRPr="003D3AA9">
        <w:t>An overall mark of at least 40% must be achieved to pass the module.</w:t>
      </w:r>
    </w:p>
    <w:p w14:paraId="4890D5A0" w14:textId="6610CA9A" w:rsidR="003552FD" w:rsidRDefault="006F735D" w:rsidP="003552FD">
      <w:pPr>
        <w:keepNext/>
        <w:keepLines/>
        <w:spacing w:before="240"/>
        <w:jc w:val="both"/>
        <w:outlineLvl w:val="0"/>
        <w:rPr>
          <w:rFonts w:eastAsia="Calibri Light"/>
          <w:color w:val="2F5496"/>
          <w:sz w:val="32"/>
          <w:szCs w:val="32"/>
          <w:u w:val="single"/>
        </w:rPr>
      </w:pPr>
      <w:r w:rsidRPr="00612BE8">
        <w:rPr>
          <w:rFonts w:eastAsia="Calibri Light"/>
          <w:color w:val="2F5496"/>
          <w:sz w:val="32"/>
          <w:szCs w:val="32"/>
          <w:u w:val="single"/>
        </w:rPr>
        <w:t xml:space="preserve">Submission </w:t>
      </w:r>
      <w:r w:rsidR="003552FD">
        <w:rPr>
          <w:rFonts w:eastAsia="Calibri Light"/>
          <w:color w:val="2F5496"/>
          <w:sz w:val="32"/>
          <w:szCs w:val="32"/>
          <w:u w:val="single"/>
        </w:rPr>
        <w:t>D</w:t>
      </w:r>
      <w:r w:rsidRPr="00612BE8">
        <w:rPr>
          <w:rFonts w:eastAsia="Calibri Light"/>
          <w:color w:val="2F5496"/>
          <w:sz w:val="32"/>
          <w:szCs w:val="32"/>
          <w:u w:val="single"/>
        </w:rPr>
        <w:t>etails</w:t>
      </w:r>
    </w:p>
    <w:p w14:paraId="2D395E8C" w14:textId="77777777" w:rsidR="003552FD" w:rsidRPr="003552FD" w:rsidRDefault="003552FD" w:rsidP="003552FD">
      <w:pPr>
        <w:jc w:val="both"/>
      </w:pPr>
    </w:p>
    <w:tbl>
      <w:tblPr>
        <w:tblStyle w:val="TableGrid1"/>
        <w:tblW w:w="8784" w:type="dxa"/>
        <w:tblLayout w:type="fixed"/>
        <w:tblLook w:val="04A0" w:firstRow="1" w:lastRow="0" w:firstColumn="1" w:lastColumn="0" w:noHBand="0" w:noVBand="1"/>
      </w:tblPr>
      <w:tblGrid>
        <w:gridCol w:w="1701"/>
        <w:gridCol w:w="4957"/>
        <w:gridCol w:w="2126"/>
      </w:tblGrid>
      <w:tr w:rsidR="00EE4709" w:rsidRPr="003552FD" w14:paraId="1C2F5859" w14:textId="77777777" w:rsidTr="00EE4709">
        <w:tc>
          <w:tcPr>
            <w:tcW w:w="1701" w:type="dxa"/>
          </w:tcPr>
          <w:p w14:paraId="3EBFA933" w14:textId="77777777" w:rsidR="00EE4709" w:rsidRPr="003552FD" w:rsidRDefault="00EE4709" w:rsidP="003552FD">
            <w:pPr>
              <w:jc w:val="both"/>
              <w:rPr>
                <w:rFonts w:eastAsia="DengXian"/>
                <w:b/>
                <w:lang w:bidi="lo-LA"/>
              </w:rPr>
            </w:pPr>
            <w:r w:rsidRPr="003552FD">
              <w:rPr>
                <w:rFonts w:eastAsia="DengXian"/>
                <w:b/>
                <w:lang w:bidi="lo-LA"/>
              </w:rPr>
              <w:t>Component</w:t>
            </w:r>
          </w:p>
        </w:tc>
        <w:tc>
          <w:tcPr>
            <w:tcW w:w="4957" w:type="dxa"/>
          </w:tcPr>
          <w:p w14:paraId="59CAD607" w14:textId="77777777" w:rsidR="00EE4709" w:rsidRPr="003552FD" w:rsidRDefault="00EE4709" w:rsidP="003552FD">
            <w:pPr>
              <w:jc w:val="both"/>
              <w:rPr>
                <w:rFonts w:eastAsia="DengXian"/>
                <w:b/>
                <w:lang w:bidi="lo-LA"/>
              </w:rPr>
            </w:pPr>
            <w:r w:rsidRPr="003552FD">
              <w:rPr>
                <w:rFonts w:eastAsia="DengXian"/>
                <w:b/>
                <w:lang w:bidi="lo-LA"/>
              </w:rPr>
              <w:t>Date</w:t>
            </w:r>
          </w:p>
        </w:tc>
        <w:tc>
          <w:tcPr>
            <w:tcW w:w="2126" w:type="dxa"/>
          </w:tcPr>
          <w:p w14:paraId="5581B5D7" w14:textId="77777777" w:rsidR="00EE4709" w:rsidRPr="003552FD" w:rsidRDefault="00EE4709" w:rsidP="003552FD">
            <w:pPr>
              <w:jc w:val="both"/>
              <w:rPr>
                <w:rFonts w:eastAsia="DengXian"/>
                <w:b/>
                <w:lang w:bidi="lo-LA"/>
              </w:rPr>
            </w:pPr>
            <w:r w:rsidRPr="003552FD">
              <w:rPr>
                <w:rFonts w:eastAsia="DengXian"/>
                <w:b/>
                <w:lang w:bidi="lo-LA"/>
              </w:rPr>
              <w:t>Time</w:t>
            </w:r>
          </w:p>
        </w:tc>
      </w:tr>
      <w:tr w:rsidR="00EE4709" w:rsidRPr="003552FD" w14:paraId="20D2F945" w14:textId="77777777" w:rsidTr="00EE4709">
        <w:tc>
          <w:tcPr>
            <w:tcW w:w="1701" w:type="dxa"/>
          </w:tcPr>
          <w:p w14:paraId="5F5D00E8" w14:textId="77777777" w:rsidR="00EE4709" w:rsidRPr="003552FD" w:rsidRDefault="00EE4709" w:rsidP="003552FD">
            <w:pPr>
              <w:jc w:val="both"/>
              <w:rPr>
                <w:rFonts w:eastAsia="DengXian"/>
              </w:rPr>
            </w:pPr>
            <w:r w:rsidRPr="003552FD">
              <w:rPr>
                <w:rFonts w:eastAsia="DengXian"/>
              </w:rPr>
              <w:t>Coursework</w:t>
            </w:r>
          </w:p>
        </w:tc>
        <w:tc>
          <w:tcPr>
            <w:tcW w:w="4957" w:type="dxa"/>
          </w:tcPr>
          <w:p w14:paraId="0DF8B56D" w14:textId="24676CD4" w:rsidR="00EE4709" w:rsidRPr="003552FD" w:rsidRDefault="00EE4709" w:rsidP="003552FD">
            <w:pPr>
              <w:jc w:val="both"/>
              <w:rPr>
                <w:rFonts w:eastAsia="DengXian"/>
              </w:rPr>
            </w:pPr>
            <w:r w:rsidRPr="003552FD">
              <w:rPr>
                <w:rFonts w:eastAsia="DengXian"/>
              </w:rPr>
              <w:t xml:space="preserve">Friday </w:t>
            </w:r>
            <w:r>
              <w:rPr>
                <w:rFonts w:eastAsia="DengXian"/>
              </w:rPr>
              <w:t xml:space="preserve">of week </w:t>
            </w:r>
            <w:r w:rsidR="008A3B07">
              <w:rPr>
                <w:rFonts w:eastAsia="DengXian"/>
              </w:rPr>
              <w:t>2</w:t>
            </w:r>
            <w:r>
              <w:rPr>
                <w:rFonts w:eastAsia="DengXian"/>
              </w:rPr>
              <w:t>0 – Details on VLE submission point</w:t>
            </w:r>
          </w:p>
        </w:tc>
        <w:tc>
          <w:tcPr>
            <w:tcW w:w="2126" w:type="dxa"/>
          </w:tcPr>
          <w:p w14:paraId="1954D4B7" w14:textId="77777777" w:rsidR="00EE4709" w:rsidRPr="003552FD" w:rsidRDefault="00EE4709" w:rsidP="003552FD">
            <w:pPr>
              <w:jc w:val="both"/>
              <w:rPr>
                <w:rFonts w:eastAsia="DengXian"/>
              </w:rPr>
            </w:pPr>
            <w:r w:rsidRPr="003552FD">
              <w:rPr>
                <w:rFonts w:eastAsia="DengXian"/>
              </w:rPr>
              <w:t>14:00</w:t>
            </w:r>
          </w:p>
        </w:tc>
      </w:tr>
    </w:tbl>
    <w:p w14:paraId="0F9D4B7E" w14:textId="77777777" w:rsidR="003552FD" w:rsidRDefault="003552FD" w:rsidP="003552FD">
      <w:pPr>
        <w:jc w:val="both"/>
        <w:rPr>
          <w:rFonts w:eastAsia="Calibri Light"/>
          <w:color w:val="2F5496"/>
          <w:sz w:val="32"/>
          <w:szCs w:val="32"/>
        </w:rPr>
      </w:pPr>
      <w:r>
        <w:br w:type="page"/>
      </w:r>
    </w:p>
    <w:p w14:paraId="74804894" w14:textId="77777777" w:rsidR="003552FD" w:rsidRPr="003552FD" w:rsidRDefault="003552FD" w:rsidP="003552FD">
      <w:pPr>
        <w:keepNext/>
        <w:keepLines/>
        <w:spacing w:before="240"/>
        <w:jc w:val="both"/>
        <w:outlineLvl w:val="0"/>
        <w:rPr>
          <w:rFonts w:eastAsia="DengXian Light"/>
          <w:color w:val="2F5496"/>
          <w:sz w:val="32"/>
          <w:szCs w:val="32"/>
        </w:rPr>
      </w:pPr>
      <w:r w:rsidRPr="003552FD">
        <w:rPr>
          <w:rFonts w:eastAsia="DengXian Light"/>
          <w:color w:val="2F5496"/>
          <w:sz w:val="32"/>
          <w:szCs w:val="32"/>
        </w:rPr>
        <w:lastRenderedPageBreak/>
        <w:t>Module Learning Outcome Assessment Matrix</w:t>
      </w:r>
    </w:p>
    <w:p w14:paraId="786D4ABA" w14:textId="77777777" w:rsidR="003552FD" w:rsidRPr="003552FD" w:rsidRDefault="003552FD" w:rsidP="003552FD">
      <w:pPr>
        <w:jc w:val="both"/>
        <w:rPr>
          <w:rFonts w:eastAsia="DengXian" w:cs="Arial"/>
        </w:rPr>
      </w:pPr>
    </w:p>
    <w:tbl>
      <w:tblPr>
        <w:tblStyle w:val="TableGrid2"/>
        <w:tblW w:w="9072" w:type="dxa"/>
        <w:tblLayout w:type="fixed"/>
        <w:tblLook w:val="04A0" w:firstRow="1" w:lastRow="0" w:firstColumn="1" w:lastColumn="0" w:noHBand="0" w:noVBand="1"/>
      </w:tblPr>
      <w:tblGrid>
        <w:gridCol w:w="7371"/>
        <w:gridCol w:w="1701"/>
      </w:tblGrid>
      <w:tr w:rsidR="003552FD" w:rsidRPr="003552FD" w14:paraId="1673F4CB" w14:textId="77777777" w:rsidTr="003552FD">
        <w:tc>
          <w:tcPr>
            <w:tcW w:w="73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hideMark/>
          </w:tcPr>
          <w:p w14:paraId="13D8B03E" w14:textId="246B526B" w:rsidR="003552FD" w:rsidRPr="003552FD" w:rsidRDefault="003552FD" w:rsidP="003552FD">
            <w:pPr>
              <w:jc w:val="both"/>
              <w:rPr>
                <w:rFonts w:eastAsia="DengXian"/>
                <w:b/>
                <w:lang w:bidi="lo-LA"/>
              </w:rPr>
            </w:pPr>
            <w:r w:rsidRPr="003552FD">
              <w:rPr>
                <w:rFonts w:eastAsia="DengXian"/>
                <w:b/>
                <w:lang w:bidi="lo-LA"/>
              </w:rPr>
              <w:t>Learning Outcomes</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hideMark/>
          </w:tcPr>
          <w:p w14:paraId="7AEDF8EF" w14:textId="77777777" w:rsidR="003552FD" w:rsidRPr="003552FD" w:rsidRDefault="003552FD" w:rsidP="003552FD">
            <w:pPr>
              <w:jc w:val="both"/>
              <w:rPr>
                <w:rFonts w:eastAsia="DengXian"/>
                <w:b/>
                <w:lang w:bidi="lo-LA"/>
              </w:rPr>
            </w:pPr>
            <w:r w:rsidRPr="003552FD">
              <w:rPr>
                <w:rFonts w:eastAsia="DengXian"/>
                <w:b/>
                <w:lang w:bidi="lo-LA"/>
              </w:rPr>
              <w:t>Coursework</w:t>
            </w:r>
          </w:p>
        </w:tc>
      </w:tr>
      <w:tr w:rsidR="003552FD" w:rsidRPr="003552FD" w14:paraId="3F1070B9" w14:textId="77777777" w:rsidTr="003552FD">
        <w:tc>
          <w:tcPr>
            <w:tcW w:w="7371" w:type="dxa"/>
            <w:tcMar>
              <w:top w:w="28" w:type="dxa"/>
              <w:left w:w="28" w:type="dxa"/>
              <w:bottom w:w="28" w:type="dxa"/>
              <w:right w:w="28" w:type="dxa"/>
            </w:tcMar>
            <w:hideMark/>
          </w:tcPr>
          <w:p w14:paraId="7982CEE8" w14:textId="63E85643" w:rsidR="003552FD" w:rsidRPr="003552FD" w:rsidRDefault="003552FD" w:rsidP="003552FD">
            <w:pPr>
              <w:tabs>
                <w:tab w:val="left" w:pos="919"/>
              </w:tabs>
              <w:jc w:val="both"/>
              <w:rPr>
                <w:rFonts w:eastAsia="DengXian"/>
                <w:szCs w:val="21"/>
              </w:rPr>
            </w:pPr>
            <w:r w:rsidRPr="00DF6FAD">
              <w:rPr>
                <w:rFonts w:asciiTheme="majorHAnsi" w:hAnsiTheme="majorHAnsi" w:cstheme="majorHAnsi"/>
              </w:rPr>
              <w:t>Build a simple application from a given high-level requirement.</w:t>
            </w:r>
          </w:p>
        </w:tc>
        <w:tc>
          <w:tcPr>
            <w:tcW w:w="170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A489F35" w14:textId="77777777" w:rsidR="003552FD" w:rsidRPr="003552FD" w:rsidRDefault="003552FD" w:rsidP="003552FD">
            <w:pPr>
              <w:jc w:val="both"/>
              <w:rPr>
                <w:rFonts w:eastAsia="DengXian"/>
                <w:lang w:bidi="lo-LA"/>
              </w:rPr>
            </w:pPr>
            <w:r w:rsidRPr="003552FD">
              <w:rPr>
                <w:rFonts w:eastAsia="DengXian"/>
                <w:lang w:bidi="lo-LA"/>
              </w:rPr>
              <w:t>X</w:t>
            </w:r>
          </w:p>
        </w:tc>
      </w:tr>
      <w:tr w:rsidR="003552FD" w:rsidRPr="003552FD" w14:paraId="316FF2A9" w14:textId="77777777" w:rsidTr="003552FD">
        <w:tc>
          <w:tcPr>
            <w:tcW w:w="7371" w:type="dxa"/>
            <w:tcMar>
              <w:top w:w="28" w:type="dxa"/>
              <w:left w:w="28" w:type="dxa"/>
              <w:bottom w:w="28" w:type="dxa"/>
              <w:right w:w="28" w:type="dxa"/>
            </w:tcMar>
            <w:hideMark/>
          </w:tcPr>
          <w:p w14:paraId="74C13315" w14:textId="7D81B539" w:rsidR="003552FD" w:rsidRPr="003552FD" w:rsidRDefault="003552FD" w:rsidP="003552FD">
            <w:pPr>
              <w:tabs>
                <w:tab w:val="left" w:pos="709"/>
                <w:tab w:val="left" w:pos="4536"/>
              </w:tabs>
              <w:spacing w:line="276" w:lineRule="auto"/>
              <w:jc w:val="both"/>
              <w:rPr>
                <w:rFonts w:eastAsia="DengXian"/>
                <w:lang w:bidi="lo-LA"/>
              </w:rPr>
            </w:pPr>
            <w:r w:rsidRPr="00DF6FAD">
              <w:rPr>
                <w:rFonts w:asciiTheme="majorHAnsi" w:hAnsiTheme="majorHAnsi" w:cstheme="majorHAnsi"/>
              </w:rPr>
              <w:t>Describe the programming concepts and syntax used to build a predefined application.</w:t>
            </w:r>
          </w:p>
        </w:tc>
        <w:tc>
          <w:tcPr>
            <w:tcW w:w="170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2D1B094" w14:textId="77777777" w:rsidR="003552FD" w:rsidRPr="003552FD" w:rsidRDefault="003552FD" w:rsidP="003552FD">
            <w:pPr>
              <w:jc w:val="both"/>
              <w:rPr>
                <w:rFonts w:eastAsia="DengXian"/>
                <w:lang w:bidi="lo-LA"/>
              </w:rPr>
            </w:pPr>
            <w:r w:rsidRPr="003552FD">
              <w:rPr>
                <w:rFonts w:eastAsia="DengXian"/>
                <w:lang w:bidi="lo-LA"/>
              </w:rPr>
              <w:t>X</w:t>
            </w:r>
          </w:p>
        </w:tc>
      </w:tr>
      <w:tr w:rsidR="003552FD" w:rsidRPr="003552FD" w14:paraId="45E27C3F" w14:textId="77777777" w:rsidTr="003552FD">
        <w:tc>
          <w:tcPr>
            <w:tcW w:w="7371" w:type="dxa"/>
            <w:tcMar>
              <w:top w:w="28" w:type="dxa"/>
              <w:left w:w="28" w:type="dxa"/>
              <w:bottom w:w="28" w:type="dxa"/>
              <w:right w:w="28" w:type="dxa"/>
            </w:tcMar>
            <w:hideMark/>
          </w:tcPr>
          <w:p w14:paraId="2EBD0F84" w14:textId="79AFA127" w:rsidR="003552FD" w:rsidRPr="003552FD" w:rsidRDefault="003552FD" w:rsidP="003552FD">
            <w:pPr>
              <w:tabs>
                <w:tab w:val="left" w:pos="709"/>
                <w:tab w:val="left" w:pos="4536"/>
              </w:tabs>
              <w:spacing w:line="276" w:lineRule="auto"/>
              <w:jc w:val="both"/>
              <w:rPr>
                <w:rFonts w:eastAsia="DengXian"/>
                <w:lang w:bidi="lo-LA"/>
              </w:rPr>
            </w:pPr>
            <w:r w:rsidRPr="00DF6FAD">
              <w:rPr>
                <w:rFonts w:asciiTheme="majorHAnsi" w:hAnsiTheme="majorHAnsi" w:cstheme="majorHAnsi"/>
              </w:rPr>
              <w:t>Apply a basic systems development approach to the building of a predefined application.</w:t>
            </w:r>
          </w:p>
        </w:tc>
        <w:tc>
          <w:tcPr>
            <w:tcW w:w="170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60917CB" w14:textId="77777777" w:rsidR="003552FD" w:rsidRPr="003552FD" w:rsidRDefault="003552FD" w:rsidP="003552FD">
            <w:pPr>
              <w:jc w:val="both"/>
              <w:rPr>
                <w:rFonts w:eastAsia="DengXian"/>
                <w:lang w:bidi="lo-LA"/>
              </w:rPr>
            </w:pPr>
            <w:r w:rsidRPr="003552FD">
              <w:rPr>
                <w:rFonts w:eastAsia="DengXian"/>
                <w:lang w:bidi="lo-LA"/>
              </w:rPr>
              <w:t>X</w:t>
            </w:r>
          </w:p>
        </w:tc>
      </w:tr>
      <w:tr w:rsidR="003552FD" w:rsidRPr="003552FD" w14:paraId="651D9C30" w14:textId="77777777" w:rsidTr="003552FD">
        <w:tc>
          <w:tcPr>
            <w:tcW w:w="7371" w:type="dxa"/>
            <w:tcMar>
              <w:top w:w="28" w:type="dxa"/>
              <w:left w:w="28" w:type="dxa"/>
              <w:bottom w:w="28" w:type="dxa"/>
              <w:right w:w="28" w:type="dxa"/>
            </w:tcMar>
            <w:hideMark/>
          </w:tcPr>
          <w:p w14:paraId="1CC54AE4" w14:textId="0E1F8DC8" w:rsidR="003552FD" w:rsidRPr="003552FD" w:rsidRDefault="003552FD" w:rsidP="003552FD">
            <w:pPr>
              <w:jc w:val="both"/>
              <w:rPr>
                <w:rFonts w:eastAsia="DengXian"/>
                <w:lang w:bidi="lo-LA"/>
              </w:rPr>
            </w:pPr>
            <w:r w:rsidRPr="00DF6FAD">
              <w:t>Explain the key skills, tools and techniques, roles and responsibilities that support the systems development process.</w:t>
            </w:r>
          </w:p>
        </w:tc>
        <w:tc>
          <w:tcPr>
            <w:tcW w:w="170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7D6C3AD" w14:textId="77777777" w:rsidR="003552FD" w:rsidRPr="003552FD" w:rsidRDefault="003552FD" w:rsidP="003552FD">
            <w:pPr>
              <w:jc w:val="both"/>
              <w:rPr>
                <w:rFonts w:eastAsia="DengXian"/>
                <w:lang w:bidi="lo-LA"/>
              </w:rPr>
            </w:pPr>
            <w:r w:rsidRPr="003552FD">
              <w:rPr>
                <w:rFonts w:eastAsia="DengXian"/>
                <w:lang w:bidi="lo-LA"/>
              </w:rPr>
              <w:t>X</w:t>
            </w:r>
          </w:p>
        </w:tc>
      </w:tr>
    </w:tbl>
    <w:p w14:paraId="7E6D758E" w14:textId="77777777" w:rsidR="00D83A4E" w:rsidRDefault="00D83A4E" w:rsidP="003552FD">
      <w:pPr>
        <w:jc w:val="both"/>
        <w:rPr>
          <w:rFonts w:eastAsia="Calibri Light"/>
          <w:color w:val="2F5496"/>
          <w:sz w:val="32"/>
          <w:szCs w:val="32"/>
        </w:rPr>
      </w:pPr>
      <w:bookmarkStart w:id="1" w:name="_Section_1_Module"/>
      <w:bookmarkEnd w:id="1"/>
      <w:r>
        <w:rPr>
          <w:rFonts w:eastAsia="Calibri Light"/>
          <w:color w:val="2F5496"/>
          <w:sz w:val="32"/>
          <w:szCs w:val="32"/>
        </w:rPr>
        <w:br w:type="page"/>
      </w:r>
    </w:p>
    <w:p w14:paraId="16AE5D8A" w14:textId="77777777" w:rsidR="003552FD" w:rsidRPr="003552FD" w:rsidRDefault="003552FD" w:rsidP="003552FD">
      <w:pPr>
        <w:keepNext/>
        <w:keepLines/>
        <w:spacing w:before="240"/>
        <w:jc w:val="both"/>
        <w:outlineLvl w:val="0"/>
        <w:rPr>
          <w:rFonts w:eastAsia="DengXian Light"/>
          <w:color w:val="2F5496"/>
          <w:sz w:val="32"/>
          <w:szCs w:val="32"/>
        </w:rPr>
      </w:pPr>
      <w:r w:rsidRPr="003552FD">
        <w:rPr>
          <w:rFonts w:eastAsia="DengXian Light"/>
          <w:color w:val="2F5496"/>
          <w:sz w:val="32"/>
          <w:szCs w:val="32"/>
        </w:rPr>
        <w:lastRenderedPageBreak/>
        <w:t>Coursework Brief</w:t>
      </w:r>
    </w:p>
    <w:p w14:paraId="3A472703" w14:textId="77777777" w:rsidR="003552FD" w:rsidRPr="003552FD" w:rsidRDefault="003552FD" w:rsidP="003552FD">
      <w:pPr>
        <w:jc w:val="both"/>
        <w:rPr>
          <w:rFonts w:eastAsia="DengXian" w:cs="Arial"/>
        </w:rPr>
      </w:pPr>
    </w:p>
    <w:p w14:paraId="56B07A8D" w14:textId="5DC99EB5" w:rsidR="003552FD" w:rsidRPr="003552FD" w:rsidRDefault="003552FD" w:rsidP="003552FD">
      <w:pPr>
        <w:jc w:val="both"/>
        <w:rPr>
          <w:rFonts w:eastAsia="DengXian" w:cs="Arial"/>
        </w:rPr>
      </w:pPr>
      <w:r w:rsidRPr="076C3CC0">
        <w:rPr>
          <w:rFonts w:eastAsia="DengXian" w:cs="Arial"/>
        </w:rPr>
        <w:t>Total Marks:100</w:t>
      </w:r>
    </w:p>
    <w:p w14:paraId="4B5A529B" w14:textId="2DBE864D" w:rsidR="003552FD" w:rsidRPr="003552FD" w:rsidRDefault="003552FD" w:rsidP="003552FD">
      <w:pPr>
        <w:jc w:val="both"/>
        <w:rPr>
          <w:rFonts w:eastAsia="DengXian" w:cs="Arial"/>
        </w:rPr>
      </w:pPr>
      <w:r w:rsidRPr="076C3CC0">
        <w:rPr>
          <w:rFonts w:eastAsia="DengXian" w:cs="Arial"/>
        </w:rPr>
        <w:t>Word Count:1,500 words</w:t>
      </w:r>
      <w:r w:rsidR="002C781B" w:rsidRPr="076C3CC0">
        <w:rPr>
          <w:rFonts w:eastAsia="DengXian" w:cs="Arial"/>
        </w:rPr>
        <w:t xml:space="preserve"> +/- 10%</w:t>
      </w:r>
    </w:p>
    <w:p w14:paraId="631FE6EA" w14:textId="77777777" w:rsidR="003552FD" w:rsidRPr="003552FD" w:rsidRDefault="003552FD" w:rsidP="003552FD">
      <w:pPr>
        <w:jc w:val="both"/>
        <w:rPr>
          <w:rFonts w:eastAsia="DengXian" w:cs="Arial"/>
        </w:rPr>
      </w:pPr>
    </w:p>
    <w:p w14:paraId="13646BEC" w14:textId="783E645C" w:rsidR="003552FD" w:rsidRDefault="11573121" w:rsidP="2977A923">
      <w:pPr>
        <w:jc w:val="both"/>
        <w:rPr>
          <w:rFonts w:eastAsia="DengXian" w:cs="Arial"/>
        </w:rPr>
      </w:pPr>
      <w:r w:rsidRPr="076C3CC0">
        <w:rPr>
          <w:rFonts w:eastAsia="DengXian" w:cs="Arial"/>
        </w:rPr>
        <w:t>Note, that the word count only includes words within the main body of the assignment from the start of the first task to the end of the last task</w:t>
      </w:r>
      <w:r w:rsidR="4CC33644" w:rsidRPr="076C3CC0">
        <w:rPr>
          <w:rFonts w:eastAsia="DengXian" w:cs="Arial"/>
        </w:rPr>
        <w:t xml:space="preserve"> (excluding the Manual Test Plan in Task 2)</w:t>
      </w:r>
      <w:r w:rsidRPr="076C3CC0">
        <w:rPr>
          <w:rFonts w:eastAsia="DengXian" w:cs="Arial"/>
        </w:rPr>
        <w:t>. Words in diagrams are ignored unless deliberately wordy. The words in the Cover Sheet, Table of Contents and Appendices are not counted.</w:t>
      </w:r>
    </w:p>
    <w:p w14:paraId="7CD2FF67" w14:textId="395C3DBA" w:rsidR="076C3CC0" w:rsidRDefault="076C3CC0" w:rsidP="076C3CC0">
      <w:pPr>
        <w:jc w:val="both"/>
        <w:rPr>
          <w:rFonts w:eastAsia="DengXian" w:cs="Arial"/>
        </w:rPr>
      </w:pPr>
    </w:p>
    <w:p w14:paraId="722B4A70" w14:textId="7801F336" w:rsidR="6CD202EE" w:rsidRDefault="6CD202EE" w:rsidP="076C3CC0">
      <w:pPr>
        <w:jc w:val="both"/>
        <w:rPr>
          <w:rFonts w:eastAsia="DengXian" w:cs="Arial"/>
        </w:rPr>
      </w:pPr>
      <w:r w:rsidRPr="076C3CC0">
        <w:rPr>
          <w:rFonts w:eastAsia="DengXian" w:cs="Arial"/>
        </w:rPr>
        <w:t>Suggested breakdown of wordcount is as follows:</w:t>
      </w:r>
    </w:p>
    <w:p w14:paraId="432BCE7D" w14:textId="0CAD16D7" w:rsidR="076C3CC0" w:rsidRDefault="076C3CC0" w:rsidP="076C3CC0">
      <w:pPr>
        <w:jc w:val="both"/>
        <w:rPr>
          <w:rFonts w:eastAsia="DengXian" w:cs="Arial"/>
        </w:rPr>
      </w:pPr>
    </w:p>
    <w:p w14:paraId="1D93485B" w14:textId="0D106179" w:rsidR="6CD202EE" w:rsidRDefault="6CD202EE" w:rsidP="076C3CC0">
      <w:pPr>
        <w:pStyle w:val="ListParagraph"/>
        <w:numPr>
          <w:ilvl w:val="0"/>
          <w:numId w:val="1"/>
        </w:numPr>
        <w:jc w:val="both"/>
        <w:rPr>
          <w:szCs w:val="21"/>
        </w:rPr>
      </w:pPr>
      <w:r w:rsidRPr="076C3CC0">
        <w:rPr>
          <w:rFonts w:eastAsia="DengXian" w:cs="Arial"/>
        </w:rPr>
        <w:t>Task 1 – 600 words</w:t>
      </w:r>
    </w:p>
    <w:p w14:paraId="3DBFA0D7" w14:textId="55EB493A" w:rsidR="6CD202EE" w:rsidRDefault="6CD202EE" w:rsidP="076C3CC0">
      <w:pPr>
        <w:pStyle w:val="ListParagraph"/>
        <w:numPr>
          <w:ilvl w:val="0"/>
          <w:numId w:val="1"/>
        </w:numPr>
        <w:jc w:val="both"/>
        <w:rPr>
          <w:szCs w:val="21"/>
        </w:rPr>
      </w:pPr>
      <w:r w:rsidRPr="076C3CC0">
        <w:rPr>
          <w:rFonts w:eastAsia="DengXian" w:cs="Arial"/>
        </w:rPr>
        <w:t xml:space="preserve">Task 3 – 300 words – this is for the explanation of the testing </w:t>
      </w:r>
      <w:r w:rsidR="259483DE" w:rsidRPr="076C3CC0">
        <w:rPr>
          <w:rFonts w:eastAsia="DengXian" w:cs="Arial"/>
        </w:rPr>
        <w:t>strategy</w:t>
      </w:r>
      <w:r w:rsidRPr="076C3CC0">
        <w:rPr>
          <w:rFonts w:eastAsia="DengXian" w:cs="Arial"/>
        </w:rPr>
        <w:t xml:space="preserve"> and remember the table of manual tests is not included in the wordcount</w:t>
      </w:r>
    </w:p>
    <w:p w14:paraId="1084D80E" w14:textId="6D705C50" w:rsidR="3B373675" w:rsidRDefault="3B373675" w:rsidP="076C3CC0">
      <w:pPr>
        <w:pStyle w:val="ListParagraph"/>
        <w:numPr>
          <w:ilvl w:val="0"/>
          <w:numId w:val="1"/>
        </w:numPr>
        <w:jc w:val="both"/>
        <w:rPr>
          <w:szCs w:val="21"/>
        </w:rPr>
      </w:pPr>
      <w:r w:rsidRPr="076C3CC0">
        <w:rPr>
          <w:rFonts w:eastAsia="DengXian" w:cs="Arial"/>
        </w:rPr>
        <w:t>Task 4 – 600 words</w:t>
      </w:r>
    </w:p>
    <w:p w14:paraId="09B4D2F6" w14:textId="77777777" w:rsidR="003552FD" w:rsidRPr="003552FD" w:rsidRDefault="003552FD" w:rsidP="003552FD">
      <w:pPr>
        <w:jc w:val="both"/>
        <w:rPr>
          <w:rFonts w:eastAsia="DengXian" w:cs="Calibri Light"/>
          <w:szCs w:val="21"/>
          <w:lang w:val="en-US"/>
        </w:rPr>
      </w:pPr>
    </w:p>
    <w:p w14:paraId="0E8CEA12" w14:textId="0D0BE1F3" w:rsidR="003552FD" w:rsidRDefault="003552FD" w:rsidP="003552FD">
      <w:pPr>
        <w:spacing w:line="276" w:lineRule="auto"/>
        <w:ind w:left="2160" w:hanging="2160"/>
        <w:jc w:val="both"/>
        <w:rPr>
          <w:rFonts w:eastAsia="DengXian" w:cs="Calibri Light"/>
          <w:b/>
          <w:szCs w:val="21"/>
        </w:rPr>
      </w:pPr>
      <w:r w:rsidRPr="003552FD">
        <w:rPr>
          <w:rFonts w:eastAsia="DengXian" w:cs="Calibri Light"/>
          <w:b/>
          <w:szCs w:val="21"/>
        </w:rPr>
        <w:t>All sub</w:t>
      </w:r>
      <w:r>
        <w:rPr>
          <w:rFonts w:eastAsia="DengXian" w:cs="Calibri Light"/>
          <w:b/>
          <w:szCs w:val="21"/>
        </w:rPr>
        <w:t>missions must have a completed C</w:t>
      </w:r>
      <w:r w:rsidRPr="003552FD">
        <w:rPr>
          <w:rFonts w:eastAsia="DengXian" w:cs="Calibri Light"/>
          <w:b/>
          <w:szCs w:val="21"/>
        </w:rPr>
        <w:t xml:space="preserve">over </w:t>
      </w:r>
      <w:r>
        <w:rPr>
          <w:rFonts w:eastAsia="DengXian" w:cs="Calibri Light"/>
          <w:b/>
          <w:szCs w:val="21"/>
        </w:rPr>
        <w:t>S</w:t>
      </w:r>
      <w:r w:rsidRPr="003552FD">
        <w:rPr>
          <w:rFonts w:eastAsia="DengXian" w:cs="Calibri Light"/>
          <w:b/>
          <w:szCs w:val="21"/>
        </w:rPr>
        <w:t>heet (see Appendix A) attached to your submission.</w:t>
      </w:r>
    </w:p>
    <w:p w14:paraId="4EFC63E5" w14:textId="77777777" w:rsidR="003552FD" w:rsidRPr="003552FD" w:rsidRDefault="003552FD" w:rsidP="003552FD">
      <w:pPr>
        <w:keepNext/>
        <w:keepLines/>
        <w:spacing w:before="240"/>
        <w:jc w:val="both"/>
        <w:outlineLvl w:val="0"/>
        <w:rPr>
          <w:rFonts w:eastAsia="DengXian Light"/>
          <w:color w:val="2F5496"/>
          <w:sz w:val="32"/>
          <w:szCs w:val="32"/>
        </w:rPr>
      </w:pPr>
      <w:r w:rsidRPr="003552FD">
        <w:rPr>
          <w:rFonts w:eastAsia="DengXian Light"/>
          <w:color w:val="2F5496"/>
          <w:sz w:val="32"/>
          <w:szCs w:val="32"/>
        </w:rPr>
        <w:t>Summative Assessment Brief</w:t>
      </w:r>
    </w:p>
    <w:p w14:paraId="3F3968CD" w14:textId="77777777" w:rsidR="003552FD" w:rsidRPr="003552FD" w:rsidRDefault="003552FD" w:rsidP="003552FD">
      <w:pPr>
        <w:spacing w:line="276" w:lineRule="auto"/>
        <w:ind w:left="2160" w:hanging="2160"/>
        <w:jc w:val="both"/>
        <w:rPr>
          <w:rFonts w:eastAsia="DengXian" w:cs="Calibri Light"/>
          <w:szCs w:val="21"/>
          <w:lang w:val="en-US"/>
        </w:rPr>
      </w:pPr>
    </w:p>
    <w:p w14:paraId="494A83A0" w14:textId="597A2DBC" w:rsidR="003106A7" w:rsidRPr="003552FD" w:rsidRDefault="003106A7" w:rsidP="003552FD">
      <w:pPr>
        <w:shd w:val="clear" w:color="auto" w:fill="FEFEFE"/>
        <w:jc w:val="both"/>
        <w:rPr>
          <w:rFonts w:asciiTheme="majorHAnsi" w:eastAsia="Times New Roman" w:hAnsiTheme="majorHAnsi" w:cstheme="majorHAnsi"/>
          <w:color w:val="0A0A0A"/>
          <w:szCs w:val="21"/>
          <w:lang w:eastAsia="en-GB"/>
        </w:rPr>
      </w:pPr>
      <w:r w:rsidRPr="003552FD">
        <w:rPr>
          <w:rFonts w:asciiTheme="majorHAnsi" w:eastAsia="Times New Roman" w:hAnsiTheme="majorHAnsi" w:cstheme="majorHAnsi"/>
          <w:b/>
          <w:bCs/>
          <w:color w:val="0A0A0A"/>
          <w:szCs w:val="21"/>
          <w:lang w:eastAsia="en-GB"/>
        </w:rPr>
        <w:t>Instructions</w:t>
      </w:r>
    </w:p>
    <w:p w14:paraId="1571F314" w14:textId="77777777"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4AA86199" w14:textId="07C66EFD" w:rsidR="003106A7" w:rsidRDefault="003552FD" w:rsidP="003552FD">
      <w:pPr>
        <w:shd w:val="clear" w:color="auto" w:fill="FEFEFE"/>
        <w:jc w:val="both"/>
        <w:rPr>
          <w:rFonts w:asciiTheme="majorHAnsi" w:eastAsia="Times New Roman" w:hAnsiTheme="majorHAnsi" w:cstheme="majorHAnsi"/>
          <w:color w:val="0A0A0A"/>
          <w:szCs w:val="21"/>
          <w:lang w:eastAsia="en-GB"/>
        </w:rPr>
      </w:pPr>
      <w:r>
        <w:rPr>
          <w:rFonts w:asciiTheme="majorHAnsi" w:eastAsia="Times New Roman" w:hAnsiTheme="majorHAnsi" w:cstheme="majorHAnsi"/>
          <w:color w:val="0A0A0A"/>
          <w:szCs w:val="21"/>
          <w:lang w:eastAsia="en-GB"/>
        </w:rPr>
        <w:t>Please carefully read the full Assessment Brief including the Marking Rubric</w:t>
      </w:r>
      <w:r w:rsidR="003106A7" w:rsidRPr="003552FD">
        <w:rPr>
          <w:rFonts w:asciiTheme="majorHAnsi" w:eastAsia="Times New Roman" w:hAnsiTheme="majorHAnsi" w:cstheme="majorHAnsi"/>
          <w:color w:val="0A0A0A"/>
          <w:szCs w:val="21"/>
          <w:lang w:eastAsia="en-GB"/>
        </w:rPr>
        <w:t xml:space="preserve"> before starting </w:t>
      </w:r>
      <w:r>
        <w:rPr>
          <w:rFonts w:asciiTheme="majorHAnsi" w:eastAsia="Times New Roman" w:hAnsiTheme="majorHAnsi" w:cstheme="majorHAnsi"/>
          <w:color w:val="0A0A0A"/>
          <w:szCs w:val="21"/>
          <w:lang w:eastAsia="en-GB"/>
        </w:rPr>
        <w:t>your assignment</w:t>
      </w:r>
      <w:r w:rsidR="003106A7" w:rsidRPr="003552FD">
        <w:rPr>
          <w:rFonts w:asciiTheme="majorHAnsi" w:eastAsia="Times New Roman" w:hAnsiTheme="majorHAnsi" w:cstheme="majorHAnsi"/>
          <w:color w:val="0A0A0A"/>
          <w:szCs w:val="21"/>
          <w:lang w:eastAsia="en-GB"/>
        </w:rPr>
        <w:t xml:space="preserve"> and to check with your tutor, if necessary, to ensure that you have fully understood what is required.</w:t>
      </w:r>
    </w:p>
    <w:p w14:paraId="2D9BEDEC"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7A7F203F" w14:textId="75EF3D69" w:rsidR="005C4B2D" w:rsidRDefault="003552FD" w:rsidP="003552FD">
      <w:pPr>
        <w:shd w:val="clear" w:color="auto" w:fill="FEFEFE"/>
        <w:jc w:val="both"/>
        <w:rPr>
          <w:rFonts w:asciiTheme="majorHAnsi" w:eastAsia="Times New Roman" w:hAnsiTheme="majorHAnsi" w:cstheme="majorHAnsi"/>
          <w:b/>
          <w:bCs/>
          <w:color w:val="0A0A0A"/>
          <w:szCs w:val="21"/>
          <w:lang w:eastAsia="en-GB"/>
        </w:rPr>
      </w:pPr>
      <w:r>
        <w:rPr>
          <w:rFonts w:asciiTheme="majorHAnsi" w:eastAsia="Times New Roman" w:hAnsiTheme="majorHAnsi" w:cstheme="majorHAnsi"/>
          <w:b/>
          <w:bCs/>
          <w:color w:val="0A0A0A"/>
          <w:szCs w:val="21"/>
          <w:lang w:eastAsia="en-GB"/>
        </w:rPr>
        <w:t>Requirements</w:t>
      </w:r>
    </w:p>
    <w:p w14:paraId="7FEFD7A8" w14:textId="77777777" w:rsidR="003552FD" w:rsidRPr="003552FD" w:rsidRDefault="003552FD" w:rsidP="003552FD">
      <w:pPr>
        <w:shd w:val="clear" w:color="auto" w:fill="FEFEFE"/>
        <w:jc w:val="both"/>
        <w:rPr>
          <w:rFonts w:asciiTheme="majorHAnsi" w:eastAsia="Times New Roman" w:hAnsiTheme="majorHAnsi" w:cstheme="majorHAnsi"/>
          <w:b/>
          <w:bCs/>
          <w:color w:val="0A0A0A"/>
          <w:szCs w:val="21"/>
          <w:lang w:eastAsia="en-GB"/>
        </w:rPr>
      </w:pPr>
    </w:p>
    <w:p w14:paraId="6E773586" w14:textId="41A26720" w:rsidR="003552FD" w:rsidRDefault="4266A83E" w:rsidP="2977A923">
      <w:pPr>
        <w:shd w:val="clear" w:color="auto" w:fill="FEFEFE"/>
        <w:jc w:val="both"/>
        <w:rPr>
          <w:rFonts w:asciiTheme="majorHAnsi" w:eastAsia="Times New Roman" w:hAnsiTheme="majorHAnsi" w:cstheme="majorBidi"/>
          <w:color w:val="0A0A0A"/>
          <w:lang w:eastAsia="en-GB"/>
        </w:rPr>
      </w:pPr>
      <w:r w:rsidRPr="2977A923">
        <w:rPr>
          <w:rFonts w:asciiTheme="majorHAnsi" w:eastAsia="Times New Roman" w:hAnsiTheme="majorHAnsi" w:cstheme="majorBidi"/>
          <w:color w:val="0A0A0A"/>
          <w:lang w:eastAsia="en-GB"/>
        </w:rPr>
        <w:t>Y</w:t>
      </w:r>
      <w:r w:rsidR="69D3B391" w:rsidRPr="2977A923">
        <w:rPr>
          <w:rFonts w:asciiTheme="majorHAnsi" w:eastAsia="Times New Roman" w:hAnsiTheme="majorHAnsi" w:cstheme="majorBidi"/>
          <w:color w:val="0A0A0A"/>
          <w:lang w:eastAsia="en-GB"/>
        </w:rPr>
        <w:t xml:space="preserve">ou are required to </w:t>
      </w:r>
      <w:r w:rsidR="11573121" w:rsidRPr="2977A923">
        <w:rPr>
          <w:rFonts w:asciiTheme="majorHAnsi" w:eastAsia="Times New Roman" w:hAnsiTheme="majorHAnsi" w:cstheme="majorBidi"/>
          <w:color w:val="0A0A0A"/>
          <w:lang w:eastAsia="en-GB"/>
        </w:rPr>
        <w:t>design, develop and test</w:t>
      </w:r>
      <w:r w:rsidR="69D3B391" w:rsidRPr="2977A923">
        <w:rPr>
          <w:rFonts w:asciiTheme="majorHAnsi" w:eastAsia="Times New Roman" w:hAnsiTheme="majorHAnsi" w:cstheme="majorBidi"/>
          <w:color w:val="0A0A0A"/>
          <w:lang w:eastAsia="en-GB"/>
        </w:rPr>
        <w:t xml:space="preserve"> </w:t>
      </w:r>
      <w:r w:rsidR="5C6EC714" w:rsidRPr="2977A923">
        <w:rPr>
          <w:rFonts w:asciiTheme="majorHAnsi" w:eastAsia="Times New Roman" w:hAnsiTheme="majorHAnsi" w:cstheme="majorBidi"/>
          <w:color w:val="0A0A0A"/>
          <w:lang w:eastAsia="en-GB"/>
        </w:rPr>
        <w:t xml:space="preserve">a </w:t>
      </w:r>
      <w:r w:rsidR="11573121" w:rsidRPr="2977A923">
        <w:rPr>
          <w:rFonts w:asciiTheme="majorHAnsi" w:eastAsia="Times New Roman" w:hAnsiTheme="majorHAnsi" w:cstheme="majorBidi"/>
          <w:color w:val="0A0A0A"/>
          <w:lang w:eastAsia="en-GB"/>
        </w:rPr>
        <w:t xml:space="preserve">simple </w:t>
      </w:r>
      <w:r w:rsidR="41D730A1" w:rsidRPr="2977A923">
        <w:rPr>
          <w:rFonts w:asciiTheme="majorHAnsi" w:eastAsia="Times New Roman" w:hAnsiTheme="majorHAnsi" w:cstheme="majorBidi"/>
          <w:color w:val="0A0A0A"/>
          <w:lang w:eastAsia="en-GB"/>
        </w:rPr>
        <w:t xml:space="preserve">console-based application </w:t>
      </w:r>
      <w:r w:rsidR="7DB3BBC8" w:rsidRPr="2977A923">
        <w:rPr>
          <w:rFonts w:asciiTheme="majorHAnsi" w:eastAsia="Times New Roman" w:hAnsiTheme="majorHAnsi" w:cstheme="majorBidi"/>
          <w:color w:val="0A0A0A"/>
          <w:lang w:eastAsia="en-GB"/>
        </w:rPr>
        <w:t xml:space="preserve">in </w:t>
      </w:r>
      <w:r w:rsidR="569106C5" w:rsidRPr="2977A923">
        <w:rPr>
          <w:rFonts w:asciiTheme="majorHAnsi" w:eastAsia="Times New Roman" w:hAnsiTheme="majorHAnsi" w:cstheme="majorBidi"/>
          <w:color w:val="0A0A0A"/>
          <w:lang w:eastAsia="en-GB"/>
        </w:rPr>
        <w:t>Python</w:t>
      </w:r>
      <w:r w:rsidR="11573121" w:rsidRPr="2977A923">
        <w:rPr>
          <w:rFonts w:asciiTheme="majorHAnsi" w:eastAsia="Times New Roman" w:hAnsiTheme="majorHAnsi" w:cstheme="majorBidi"/>
          <w:color w:val="0A0A0A"/>
          <w:lang w:eastAsia="en-GB"/>
        </w:rPr>
        <w:t xml:space="preserve"> using a basic systems development approach</w:t>
      </w:r>
      <w:r w:rsidR="4B474808" w:rsidRPr="2977A923">
        <w:rPr>
          <w:rFonts w:asciiTheme="majorHAnsi" w:eastAsia="Times New Roman" w:hAnsiTheme="majorHAnsi" w:cstheme="majorBidi"/>
          <w:color w:val="0A0A0A"/>
          <w:lang w:eastAsia="en-GB"/>
        </w:rPr>
        <w:t>.</w:t>
      </w:r>
      <w:r w:rsidR="11573121" w:rsidRPr="2977A923">
        <w:rPr>
          <w:rFonts w:asciiTheme="majorHAnsi" w:eastAsia="Times New Roman" w:hAnsiTheme="majorHAnsi" w:cstheme="majorBidi"/>
          <w:color w:val="0A0A0A"/>
          <w:lang w:eastAsia="en-GB"/>
        </w:rPr>
        <w:t xml:space="preserve"> </w:t>
      </w:r>
    </w:p>
    <w:p w14:paraId="30CAFA12" w14:textId="6BA6D854"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7AC5F324" w14:textId="242F6148" w:rsidR="003552FD" w:rsidRDefault="11573121" w:rsidP="2977A923">
      <w:pPr>
        <w:shd w:val="clear" w:color="auto" w:fill="FEFEFE"/>
        <w:jc w:val="both"/>
        <w:rPr>
          <w:rFonts w:asciiTheme="majorHAnsi" w:eastAsia="Times New Roman" w:hAnsiTheme="majorHAnsi" w:cstheme="majorBidi"/>
          <w:color w:val="0A0A0A"/>
          <w:lang w:eastAsia="en-GB"/>
        </w:rPr>
      </w:pPr>
      <w:r w:rsidRPr="2977A923">
        <w:rPr>
          <w:rFonts w:asciiTheme="majorHAnsi" w:eastAsia="Times New Roman" w:hAnsiTheme="majorHAnsi" w:cstheme="majorBidi"/>
          <w:color w:val="0A0A0A"/>
          <w:lang w:eastAsia="en-GB"/>
        </w:rPr>
        <w:t xml:space="preserve">The application should be based on something of relevance to your job role and/or organisation. For example, this could be to manage IT Assets, Help Desk Tickets or Customer Details. Note, you </w:t>
      </w:r>
      <w:r w:rsidR="127DA84B" w:rsidRPr="2977A923">
        <w:rPr>
          <w:rFonts w:asciiTheme="majorHAnsi" w:eastAsia="Times New Roman" w:hAnsiTheme="majorHAnsi" w:cstheme="majorBidi"/>
          <w:color w:val="0A0A0A"/>
          <w:lang w:eastAsia="en-GB"/>
        </w:rPr>
        <w:t xml:space="preserve">will probably </w:t>
      </w:r>
      <w:r w:rsidRPr="2977A923">
        <w:rPr>
          <w:rFonts w:asciiTheme="majorHAnsi" w:eastAsia="Times New Roman" w:hAnsiTheme="majorHAnsi" w:cstheme="majorBidi"/>
          <w:color w:val="0A0A0A"/>
          <w:lang w:eastAsia="en-GB"/>
        </w:rPr>
        <w:t xml:space="preserve">need to simplify your real data to fit the brief. </w:t>
      </w:r>
      <w:r w:rsidR="639867C7" w:rsidRPr="2977A923">
        <w:rPr>
          <w:rFonts w:asciiTheme="majorHAnsi" w:eastAsia="Times New Roman" w:hAnsiTheme="majorHAnsi" w:cstheme="majorBidi"/>
          <w:color w:val="0A0A0A"/>
          <w:lang w:eastAsia="en-GB"/>
        </w:rPr>
        <w:t>I</w:t>
      </w:r>
      <w:r w:rsidRPr="2977A923">
        <w:rPr>
          <w:rFonts w:asciiTheme="majorHAnsi" w:eastAsia="Times New Roman" w:hAnsiTheme="majorHAnsi" w:cstheme="majorBidi"/>
          <w:color w:val="0A0A0A"/>
          <w:lang w:eastAsia="en-GB"/>
        </w:rPr>
        <w:t>f you are unsure seek guidance from your tutor.</w:t>
      </w:r>
    </w:p>
    <w:p w14:paraId="3222F899" w14:textId="77777777"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4C163468" w14:textId="77777777" w:rsidR="00C91BAC" w:rsidRDefault="0FBCE70D" w:rsidP="003552FD">
      <w:pPr>
        <w:shd w:val="clear" w:color="auto" w:fill="FEFEFE"/>
        <w:jc w:val="both"/>
        <w:rPr>
          <w:rFonts w:asciiTheme="majorHAnsi" w:eastAsia="Times New Roman" w:hAnsiTheme="majorHAnsi" w:cstheme="majorBidi"/>
          <w:color w:val="0A0A0A"/>
          <w:lang w:eastAsia="en-GB"/>
        </w:rPr>
      </w:pPr>
      <w:r w:rsidRPr="00BA6275">
        <w:rPr>
          <w:rFonts w:asciiTheme="majorHAnsi" w:eastAsia="Times New Roman" w:hAnsiTheme="majorHAnsi" w:cstheme="majorBidi"/>
          <w:color w:val="0A0A0A"/>
          <w:highlight w:val="yellow"/>
          <w:lang w:eastAsia="en-GB"/>
        </w:rPr>
        <w:t>When the application starts it will initialise itself with some sample data</w:t>
      </w:r>
      <w:r w:rsidRPr="2977A923">
        <w:rPr>
          <w:rFonts w:asciiTheme="majorHAnsi" w:eastAsia="Times New Roman" w:hAnsiTheme="majorHAnsi" w:cstheme="majorBidi"/>
          <w:color w:val="0A0A0A"/>
          <w:lang w:eastAsia="en-GB"/>
        </w:rPr>
        <w:t xml:space="preserve">. </w:t>
      </w:r>
      <w:r w:rsidR="6BD4F1E6" w:rsidRPr="2977A923">
        <w:rPr>
          <w:rFonts w:asciiTheme="majorHAnsi" w:eastAsia="Times New Roman" w:hAnsiTheme="majorHAnsi" w:cstheme="majorBidi"/>
          <w:color w:val="0A0A0A"/>
          <w:lang w:eastAsia="en-GB"/>
        </w:rPr>
        <w:t xml:space="preserve">You will </w:t>
      </w:r>
      <w:r w:rsidR="6BD4F1E6" w:rsidRPr="00BA6275">
        <w:rPr>
          <w:rFonts w:asciiTheme="majorHAnsi" w:eastAsia="Times New Roman" w:hAnsiTheme="majorHAnsi" w:cstheme="majorBidi"/>
          <w:color w:val="0A0A0A"/>
          <w:highlight w:val="yellow"/>
          <w:lang w:eastAsia="en-GB"/>
        </w:rPr>
        <w:t>hard-code this into the application</w:t>
      </w:r>
      <w:r w:rsidR="6BD4F1E6" w:rsidRPr="2977A923">
        <w:rPr>
          <w:rFonts w:asciiTheme="majorHAnsi" w:eastAsia="Times New Roman" w:hAnsiTheme="majorHAnsi" w:cstheme="majorBidi"/>
          <w:color w:val="0A0A0A"/>
          <w:lang w:eastAsia="en-GB"/>
        </w:rPr>
        <w:t xml:space="preserve">. This removes the need for an external data source such as a .CSV file or database. </w:t>
      </w:r>
    </w:p>
    <w:p w14:paraId="18B9F15B" w14:textId="77777777" w:rsidR="00C91BAC" w:rsidRDefault="00C91BAC" w:rsidP="003552FD">
      <w:pPr>
        <w:shd w:val="clear" w:color="auto" w:fill="FEFEFE"/>
        <w:jc w:val="both"/>
        <w:rPr>
          <w:rFonts w:asciiTheme="majorHAnsi" w:eastAsia="Times New Roman" w:hAnsiTheme="majorHAnsi" w:cstheme="majorBidi"/>
          <w:color w:val="0A0A0A"/>
          <w:lang w:eastAsia="en-GB"/>
        </w:rPr>
      </w:pPr>
    </w:p>
    <w:p w14:paraId="6B17C904" w14:textId="5756625F" w:rsidR="003552FD" w:rsidRDefault="11573121" w:rsidP="076C3CC0">
      <w:pPr>
        <w:shd w:val="clear" w:color="auto" w:fill="FEFEFE"/>
        <w:jc w:val="both"/>
        <w:rPr>
          <w:rFonts w:asciiTheme="majorHAnsi" w:eastAsia="Times New Roman" w:hAnsiTheme="majorHAnsi" w:cstheme="majorBidi"/>
          <w:color w:val="0A0A0A"/>
          <w:lang w:eastAsia="en-GB"/>
        </w:rPr>
      </w:pPr>
      <w:r w:rsidRPr="076C3CC0">
        <w:rPr>
          <w:rFonts w:asciiTheme="majorHAnsi" w:eastAsia="Times New Roman" w:hAnsiTheme="majorHAnsi" w:cstheme="majorBidi"/>
          <w:color w:val="0A0A0A"/>
          <w:lang w:eastAsia="en-GB"/>
        </w:rPr>
        <w:t xml:space="preserve">The </w:t>
      </w:r>
      <w:r w:rsidR="1B88DFEF" w:rsidRPr="00BA6275">
        <w:rPr>
          <w:rFonts w:asciiTheme="majorHAnsi" w:eastAsia="Times New Roman" w:hAnsiTheme="majorHAnsi" w:cstheme="majorBidi"/>
          <w:color w:val="0A0A0A"/>
          <w:highlight w:val="yellow"/>
          <w:lang w:eastAsia="en-GB"/>
        </w:rPr>
        <w:t xml:space="preserve">sample data </w:t>
      </w:r>
      <w:r w:rsidR="0938C6D5" w:rsidRPr="00BA6275">
        <w:rPr>
          <w:rFonts w:asciiTheme="majorHAnsi" w:eastAsia="Times New Roman" w:hAnsiTheme="majorHAnsi" w:cstheme="majorBidi"/>
          <w:color w:val="0A0A0A"/>
          <w:highlight w:val="yellow"/>
          <w:lang w:eastAsia="en-GB"/>
        </w:rPr>
        <w:t xml:space="preserve">will </w:t>
      </w:r>
      <w:r w:rsidRPr="00BA6275">
        <w:rPr>
          <w:rFonts w:asciiTheme="majorHAnsi" w:eastAsia="Times New Roman" w:hAnsiTheme="majorHAnsi" w:cstheme="majorBidi"/>
          <w:color w:val="0A0A0A"/>
          <w:highlight w:val="yellow"/>
          <w:lang w:eastAsia="en-GB"/>
        </w:rPr>
        <w:t xml:space="preserve">contain 10 </w:t>
      </w:r>
      <w:r w:rsidR="41DF765F" w:rsidRPr="00BA6275">
        <w:rPr>
          <w:rFonts w:asciiTheme="majorHAnsi" w:eastAsia="Times New Roman" w:hAnsiTheme="majorHAnsi" w:cstheme="majorBidi"/>
          <w:color w:val="0A0A0A"/>
          <w:highlight w:val="yellow"/>
          <w:lang w:eastAsia="en-GB"/>
        </w:rPr>
        <w:t xml:space="preserve">data </w:t>
      </w:r>
      <w:r w:rsidRPr="00BA6275">
        <w:rPr>
          <w:rFonts w:asciiTheme="majorHAnsi" w:eastAsia="Times New Roman" w:hAnsiTheme="majorHAnsi" w:cstheme="majorBidi"/>
          <w:color w:val="0A0A0A"/>
          <w:highlight w:val="yellow"/>
          <w:lang w:eastAsia="en-GB"/>
        </w:rPr>
        <w:t xml:space="preserve">records and each record should be made up of at least </w:t>
      </w:r>
      <w:r w:rsidR="2E7DEB69" w:rsidRPr="00BA6275">
        <w:rPr>
          <w:rFonts w:asciiTheme="majorHAnsi" w:eastAsia="Times New Roman" w:hAnsiTheme="majorHAnsi" w:cstheme="majorBidi"/>
          <w:color w:val="0A0A0A"/>
          <w:highlight w:val="yellow"/>
          <w:lang w:eastAsia="en-GB"/>
        </w:rPr>
        <w:t>8</w:t>
      </w:r>
      <w:r w:rsidRPr="00BA6275">
        <w:rPr>
          <w:rFonts w:asciiTheme="majorHAnsi" w:eastAsia="Times New Roman" w:hAnsiTheme="majorHAnsi" w:cstheme="majorBidi"/>
          <w:color w:val="0A0A0A"/>
          <w:highlight w:val="yellow"/>
          <w:lang w:eastAsia="en-GB"/>
        </w:rPr>
        <w:t xml:space="preserve"> fields</w:t>
      </w:r>
      <w:r w:rsidRPr="076C3CC0">
        <w:rPr>
          <w:rFonts w:asciiTheme="majorHAnsi" w:eastAsia="Times New Roman" w:hAnsiTheme="majorHAnsi" w:cstheme="majorBidi"/>
          <w:color w:val="0A0A0A"/>
          <w:lang w:eastAsia="en-GB"/>
        </w:rPr>
        <w:t xml:space="preserve"> that include </w:t>
      </w:r>
      <w:r w:rsidRPr="00BA6275">
        <w:rPr>
          <w:rFonts w:asciiTheme="majorHAnsi" w:eastAsia="Times New Roman" w:hAnsiTheme="majorHAnsi" w:cstheme="majorBidi"/>
          <w:color w:val="0A0A0A"/>
          <w:highlight w:val="yellow"/>
          <w:lang w:eastAsia="en-GB"/>
        </w:rPr>
        <w:t>a range of appropriate data types</w:t>
      </w:r>
      <w:r w:rsidR="7ADB5287" w:rsidRPr="076C3CC0">
        <w:rPr>
          <w:rFonts w:asciiTheme="majorHAnsi" w:eastAsia="Times New Roman" w:hAnsiTheme="majorHAnsi" w:cstheme="majorBidi"/>
          <w:color w:val="0A0A0A"/>
          <w:lang w:eastAsia="en-GB"/>
        </w:rPr>
        <w:t xml:space="preserve"> e.g. String, int</w:t>
      </w:r>
      <w:r w:rsidR="4AEAD7C4" w:rsidRPr="076C3CC0">
        <w:rPr>
          <w:rFonts w:asciiTheme="majorHAnsi" w:eastAsia="Times New Roman" w:hAnsiTheme="majorHAnsi" w:cstheme="majorBidi"/>
          <w:color w:val="0A0A0A"/>
          <w:lang w:eastAsia="en-GB"/>
        </w:rPr>
        <w:t>,</w:t>
      </w:r>
      <w:r w:rsidR="7ADB5287" w:rsidRPr="076C3CC0">
        <w:rPr>
          <w:rFonts w:asciiTheme="majorHAnsi" w:eastAsia="Times New Roman" w:hAnsiTheme="majorHAnsi" w:cstheme="majorBidi"/>
          <w:color w:val="0A0A0A"/>
          <w:lang w:eastAsia="en-GB"/>
        </w:rPr>
        <w:t xml:space="preserve"> float and date</w:t>
      </w:r>
      <w:r w:rsidRPr="076C3CC0">
        <w:rPr>
          <w:rFonts w:asciiTheme="majorHAnsi" w:eastAsia="Times New Roman" w:hAnsiTheme="majorHAnsi" w:cstheme="majorBidi"/>
          <w:color w:val="0A0A0A"/>
          <w:lang w:eastAsia="en-GB"/>
        </w:rPr>
        <w:t xml:space="preserve">. </w:t>
      </w:r>
    </w:p>
    <w:p w14:paraId="50AC7CDF" w14:textId="77777777" w:rsidR="00A26EA7" w:rsidRDefault="00A26EA7" w:rsidP="003552FD">
      <w:pPr>
        <w:shd w:val="clear" w:color="auto" w:fill="FEFEFE"/>
        <w:jc w:val="both"/>
        <w:rPr>
          <w:rFonts w:asciiTheme="majorHAnsi" w:eastAsia="Times New Roman" w:hAnsiTheme="majorHAnsi" w:cstheme="majorHAnsi"/>
          <w:color w:val="0A0A0A"/>
          <w:szCs w:val="21"/>
          <w:lang w:eastAsia="en-GB"/>
        </w:rPr>
      </w:pPr>
    </w:p>
    <w:p w14:paraId="32EDD6F3" w14:textId="511FB436" w:rsidR="004F3FE4" w:rsidRDefault="11573121" w:rsidP="076C3CC0">
      <w:pPr>
        <w:shd w:val="clear" w:color="auto" w:fill="FEFEFE"/>
        <w:jc w:val="both"/>
        <w:rPr>
          <w:rFonts w:asciiTheme="majorHAnsi" w:eastAsia="Times New Roman" w:hAnsiTheme="majorHAnsi" w:cstheme="majorBidi"/>
          <w:color w:val="0A0A0A"/>
          <w:lang w:eastAsia="en-GB"/>
        </w:rPr>
      </w:pPr>
      <w:r w:rsidRPr="00F449AF">
        <w:rPr>
          <w:rFonts w:asciiTheme="majorHAnsi" w:eastAsia="Times New Roman" w:hAnsiTheme="majorHAnsi" w:cstheme="majorBidi"/>
          <w:color w:val="0A0A0A"/>
          <w:highlight w:val="yellow"/>
          <w:lang w:eastAsia="en-GB"/>
        </w:rPr>
        <w:t xml:space="preserve">The application should start </w:t>
      </w:r>
      <w:r w:rsidR="3F629BFB" w:rsidRPr="00F449AF">
        <w:rPr>
          <w:rFonts w:asciiTheme="majorHAnsi" w:eastAsia="Times New Roman" w:hAnsiTheme="majorHAnsi" w:cstheme="majorBidi"/>
          <w:color w:val="0A0A0A"/>
          <w:highlight w:val="yellow"/>
          <w:lang w:eastAsia="en-GB"/>
        </w:rPr>
        <w:t xml:space="preserve">by displaying the sample data clearly on the screen and then displaying </w:t>
      </w:r>
      <w:r w:rsidR="7B5B2475" w:rsidRPr="00F449AF">
        <w:rPr>
          <w:rFonts w:asciiTheme="majorHAnsi" w:eastAsia="Times New Roman" w:hAnsiTheme="majorHAnsi" w:cstheme="majorBidi"/>
          <w:color w:val="0A0A0A"/>
          <w:highlight w:val="yellow"/>
          <w:lang w:eastAsia="en-GB"/>
        </w:rPr>
        <w:t>a menu</w:t>
      </w:r>
      <w:r w:rsidR="31649F9E" w:rsidRPr="076C3CC0">
        <w:rPr>
          <w:rFonts w:asciiTheme="majorHAnsi" w:eastAsia="Times New Roman" w:hAnsiTheme="majorHAnsi" w:cstheme="majorBidi"/>
          <w:color w:val="0A0A0A"/>
          <w:lang w:eastAsia="en-GB"/>
        </w:rPr>
        <w:t>. The menu</w:t>
      </w:r>
      <w:r w:rsidR="0660BEB0" w:rsidRPr="076C3CC0">
        <w:rPr>
          <w:rFonts w:asciiTheme="majorHAnsi" w:eastAsia="Times New Roman" w:hAnsiTheme="majorHAnsi" w:cstheme="majorBidi"/>
          <w:color w:val="0A0A0A"/>
          <w:lang w:eastAsia="en-GB"/>
        </w:rPr>
        <w:t xml:space="preserve"> </w:t>
      </w:r>
      <w:r w:rsidR="1F3940B6" w:rsidRPr="076C3CC0">
        <w:rPr>
          <w:rFonts w:asciiTheme="majorHAnsi" w:eastAsia="Times New Roman" w:hAnsiTheme="majorHAnsi" w:cstheme="majorBidi"/>
          <w:color w:val="0A0A0A"/>
          <w:lang w:eastAsia="en-GB"/>
        </w:rPr>
        <w:t xml:space="preserve">presents </w:t>
      </w:r>
      <w:r w:rsidR="3E4027B5" w:rsidRPr="076C3CC0">
        <w:rPr>
          <w:rFonts w:asciiTheme="majorHAnsi" w:eastAsia="Times New Roman" w:hAnsiTheme="majorHAnsi" w:cstheme="majorBidi"/>
          <w:color w:val="0A0A0A"/>
          <w:lang w:eastAsia="en-GB"/>
        </w:rPr>
        <w:t xml:space="preserve">the </w:t>
      </w:r>
      <w:r w:rsidR="0660BEB0" w:rsidRPr="076C3CC0">
        <w:rPr>
          <w:rFonts w:asciiTheme="majorHAnsi" w:eastAsia="Times New Roman" w:hAnsiTheme="majorHAnsi" w:cstheme="majorBidi"/>
          <w:color w:val="0A0A0A"/>
          <w:lang w:eastAsia="en-GB"/>
        </w:rPr>
        <w:t xml:space="preserve">user </w:t>
      </w:r>
      <w:r w:rsidR="60968142" w:rsidRPr="076C3CC0">
        <w:rPr>
          <w:rFonts w:asciiTheme="majorHAnsi" w:eastAsia="Times New Roman" w:hAnsiTheme="majorHAnsi" w:cstheme="majorBidi"/>
          <w:color w:val="0A0A0A"/>
          <w:lang w:eastAsia="en-GB"/>
        </w:rPr>
        <w:t xml:space="preserve">with </w:t>
      </w:r>
      <w:r w:rsidR="34E589E8" w:rsidRPr="076C3CC0">
        <w:rPr>
          <w:rFonts w:asciiTheme="majorHAnsi" w:eastAsia="Times New Roman" w:hAnsiTheme="majorHAnsi" w:cstheme="majorBidi"/>
          <w:color w:val="0A0A0A"/>
          <w:lang w:eastAsia="en-GB"/>
        </w:rPr>
        <w:t xml:space="preserve">options </w:t>
      </w:r>
      <w:r w:rsidR="05FDDCC4" w:rsidRPr="076C3CC0">
        <w:rPr>
          <w:rFonts w:asciiTheme="majorHAnsi" w:eastAsia="Times New Roman" w:hAnsiTheme="majorHAnsi" w:cstheme="majorBidi"/>
          <w:color w:val="0A0A0A"/>
          <w:lang w:eastAsia="en-GB"/>
        </w:rPr>
        <w:t>to</w:t>
      </w:r>
      <w:r w:rsidRPr="076C3CC0">
        <w:rPr>
          <w:rFonts w:asciiTheme="majorHAnsi" w:eastAsia="Times New Roman" w:hAnsiTheme="majorHAnsi" w:cstheme="majorBidi"/>
          <w:color w:val="0A0A0A"/>
          <w:lang w:eastAsia="en-GB"/>
        </w:rPr>
        <w:t xml:space="preserve"> </w:t>
      </w:r>
      <w:r w:rsidR="4B2E94DD" w:rsidRPr="00F449AF">
        <w:rPr>
          <w:rFonts w:asciiTheme="majorHAnsi" w:eastAsia="Times New Roman" w:hAnsiTheme="majorHAnsi" w:cstheme="majorBidi"/>
          <w:color w:val="0A0A0A"/>
          <w:highlight w:val="yellow"/>
          <w:lang w:eastAsia="en-GB"/>
        </w:rPr>
        <w:t>amend</w:t>
      </w:r>
      <w:r w:rsidR="4B2E94DD" w:rsidRPr="076C3CC0">
        <w:rPr>
          <w:rFonts w:asciiTheme="majorHAnsi" w:eastAsia="Times New Roman" w:hAnsiTheme="majorHAnsi" w:cstheme="majorBidi"/>
          <w:color w:val="0A0A0A"/>
          <w:lang w:eastAsia="en-GB"/>
        </w:rPr>
        <w:t xml:space="preserve"> a </w:t>
      </w:r>
      <w:r w:rsidRPr="076C3CC0">
        <w:rPr>
          <w:rFonts w:asciiTheme="majorHAnsi" w:eastAsia="Times New Roman" w:hAnsiTheme="majorHAnsi" w:cstheme="majorBidi"/>
          <w:color w:val="0A0A0A"/>
          <w:lang w:eastAsia="en-GB"/>
        </w:rPr>
        <w:t xml:space="preserve">record, </w:t>
      </w:r>
      <w:r w:rsidR="0FB5DE51" w:rsidRPr="00F449AF">
        <w:rPr>
          <w:rFonts w:asciiTheme="majorHAnsi" w:eastAsia="Times New Roman" w:hAnsiTheme="majorHAnsi" w:cstheme="majorBidi"/>
          <w:color w:val="0A0A0A"/>
          <w:highlight w:val="yellow"/>
          <w:lang w:eastAsia="en-GB"/>
        </w:rPr>
        <w:t>add</w:t>
      </w:r>
      <w:r w:rsidR="0FB5DE51" w:rsidRPr="076C3CC0">
        <w:rPr>
          <w:rFonts w:asciiTheme="majorHAnsi" w:eastAsia="Times New Roman" w:hAnsiTheme="majorHAnsi" w:cstheme="majorBidi"/>
          <w:color w:val="0A0A0A"/>
          <w:lang w:eastAsia="en-GB"/>
        </w:rPr>
        <w:t xml:space="preserve"> a record, </w:t>
      </w:r>
      <w:r w:rsidRPr="00F449AF">
        <w:rPr>
          <w:rFonts w:asciiTheme="majorHAnsi" w:eastAsia="Times New Roman" w:hAnsiTheme="majorHAnsi" w:cstheme="majorBidi"/>
          <w:color w:val="0A0A0A"/>
          <w:highlight w:val="yellow"/>
          <w:lang w:eastAsia="en-GB"/>
        </w:rPr>
        <w:t>delete</w:t>
      </w:r>
      <w:r w:rsidRPr="076C3CC0">
        <w:rPr>
          <w:rFonts w:asciiTheme="majorHAnsi" w:eastAsia="Times New Roman" w:hAnsiTheme="majorHAnsi" w:cstheme="majorBidi"/>
          <w:color w:val="0A0A0A"/>
          <w:lang w:eastAsia="en-GB"/>
        </w:rPr>
        <w:t xml:space="preserve"> or </w:t>
      </w:r>
      <w:r w:rsidRPr="00F449AF">
        <w:rPr>
          <w:rFonts w:asciiTheme="majorHAnsi" w:eastAsia="Times New Roman" w:hAnsiTheme="majorHAnsi" w:cstheme="majorBidi"/>
          <w:color w:val="0A0A0A"/>
          <w:highlight w:val="yellow"/>
          <w:lang w:eastAsia="en-GB"/>
        </w:rPr>
        <w:t>display the full details of a selected record</w:t>
      </w:r>
      <w:r w:rsidRPr="076C3CC0">
        <w:rPr>
          <w:rFonts w:asciiTheme="majorHAnsi" w:eastAsia="Times New Roman" w:hAnsiTheme="majorHAnsi" w:cstheme="majorBidi"/>
          <w:color w:val="0A0A0A"/>
          <w:lang w:eastAsia="en-GB"/>
        </w:rPr>
        <w:t>.</w:t>
      </w:r>
    </w:p>
    <w:p w14:paraId="67A69913"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0632E395" w14:textId="4BF88CBD" w:rsidR="00251D6D" w:rsidRDefault="003552FD" w:rsidP="003552FD">
      <w:pPr>
        <w:shd w:val="clear" w:color="auto" w:fill="FEFEFE"/>
        <w:jc w:val="both"/>
        <w:rPr>
          <w:rFonts w:asciiTheme="majorHAnsi" w:eastAsia="Times New Roman" w:hAnsiTheme="majorHAnsi" w:cstheme="majorHAnsi"/>
          <w:color w:val="0A0A0A"/>
          <w:szCs w:val="21"/>
          <w:lang w:eastAsia="en-GB"/>
        </w:rPr>
      </w:pPr>
      <w:r w:rsidRPr="00D47007">
        <w:rPr>
          <w:rFonts w:asciiTheme="majorHAnsi" w:eastAsia="Times New Roman" w:hAnsiTheme="majorHAnsi" w:cstheme="majorHAnsi"/>
          <w:color w:val="0A0A0A"/>
          <w:szCs w:val="21"/>
          <w:highlight w:val="yellow"/>
          <w:lang w:eastAsia="en-GB"/>
        </w:rPr>
        <w:t>V</w:t>
      </w:r>
      <w:r w:rsidR="00251D6D" w:rsidRPr="00D47007">
        <w:rPr>
          <w:rFonts w:asciiTheme="majorHAnsi" w:eastAsia="Times New Roman" w:hAnsiTheme="majorHAnsi" w:cstheme="majorHAnsi"/>
          <w:color w:val="0A0A0A"/>
          <w:szCs w:val="21"/>
          <w:highlight w:val="yellow"/>
          <w:lang w:eastAsia="en-GB"/>
        </w:rPr>
        <w:t xml:space="preserve">alidation </w:t>
      </w:r>
      <w:r w:rsidRPr="00D47007">
        <w:rPr>
          <w:rFonts w:asciiTheme="majorHAnsi" w:eastAsia="Times New Roman" w:hAnsiTheme="majorHAnsi" w:cstheme="majorHAnsi"/>
          <w:color w:val="0A0A0A"/>
          <w:szCs w:val="21"/>
          <w:highlight w:val="yellow"/>
          <w:lang w:eastAsia="en-GB"/>
        </w:rPr>
        <w:t xml:space="preserve">should be included so that the user cannot perform an invalid action or enter </w:t>
      </w:r>
      <w:r w:rsidR="00251D6D" w:rsidRPr="00D47007">
        <w:rPr>
          <w:rFonts w:asciiTheme="majorHAnsi" w:eastAsia="Times New Roman" w:hAnsiTheme="majorHAnsi" w:cstheme="majorHAnsi"/>
          <w:color w:val="0A0A0A"/>
          <w:szCs w:val="21"/>
          <w:highlight w:val="yellow"/>
          <w:lang w:eastAsia="en-GB"/>
        </w:rPr>
        <w:t>non-conformant data</w:t>
      </w:r>
      <w:r w:rsidRPr="00D47007">
        <w:rPr>
          <w:rFonts w:asciiTheme="majorHAnsi" w:eastAsia="Times New Roman" w:hAnsiTheme="majorHAnsi" w:cstheme="majorHAnsi"/>
          <w:color w:val="0A0A0A"/>
          <w:szCs w:val="21"/>
          <w:highlight w:val="yellow"/>
          <w:lang w:eastAsia="en-GB"/>
        </w:rPr>
        <w:t xml:space="preserve"> for a field</w:t>
      </w:r>
      <w:r>
        <w:rPr>
          <w:rFonts w:asciiTheme="majorHAnsi" w:eastAsia="Times New Roman" w:hAnsiTheme="majorHAnsi" w:cstheme="majorHAnsi"/>
          <w:color w:val="0A0A0A"/>
          <w:szCs w:val="21"/>
          <w:lang w:eastAsia="en-GB"/>
        </w:rPr>
        <w:t>.</w:t>
      </w:r>
      <w:r w:rsidR="00251D6D" w:rsidRPr="003552FD">
        <w:rPr>
          <w:rFonts w:asciiTheme="majorHAnsi" w:eastAsia="Times New Roman" w:hAnsiTheme="majorHAnsi" w:cstheme="majorHAnsi"/>
          <w:color w:val="0A0A0A"/>
          <w:szCs w:val="21"/>
          <w:lang w:eastAsia="en-GB"/>
        </w:rPr>
        <w:t xml:space="preserve"> </w:t>
      </w:r>
      <w:r w:rsidR="00251D6D" w:rsidRPr="00D47007">
        <w:rPr>
          <w:rFonts w:asciiTheme="majorHAnsi" w:eastAsia="Times New Roman" w:hAnsiTheme="majorHAnsi" w:cstheme="majorHAnsi"/>
          <w:color w:val="0A0A0A"/>
          <w:szCs w:val="21"/>
          <w:highlight w:val="yellow"/>
          <w:lang w:eastAsia="en-GB"/>
        </w:rPr>
        <w:t xml:space="preserve">Appropriate </w:t>
      </w:r>
      <w:r w:rsidRPr="00D47007">
        <w:rPr>
          <w:rFonts w:asciiTheme="majorHAnsi" w:eastAsia="Times New Roman" w:hAnsiTheme="majorHAnsi" w:cstheme="majorHAnsi"/>
          <w:color w:val="0A0A0A"/>
          <w:szCs w:val="21"/>
          <w:highlight w:val="yellow"/>
          <w:lang w:eastAsia="en-GB"/>
        </w:rPr>
        <w:t xml:space="preserve">error </w:t>
      </w:r>
      <w:r w:rsidR="00251D6D" w:rsidRPr="00D47007">
        <w:rPr>
          <w:rFonts w:asciiTheme="majorHAnsi" w:eastAsia="Times New Roman" w:hAnsiTheme="majorHAnsi" w:cstheme="majorHAnsi"/>
          <w:color w:val="0A0A0A"/>
          <w:szCs w:val="21"/>
          <w:highlight w:val="yellow"/>
          <w:lang w:eastAsia="en-GB"/>
        </w:rPr>
        <w:t xml:space="preserve">messages </w:t>
      </w:r>
      <w:r w:rsidRPr="00D47007">
        <w:rPr>
          <w:rFonts w:asciiTheme="majorHAnsi" w:eastAsia="Times New Roman" w:hAnsiTheme="majorHAnsi" w:cstheme="majorHAnsi"/>
          <w:color w:val="0A0A0A"/>
          <w:szCs w:val="21"/>
          <w:highlight w:val="yellow"/>
          <w:lang w:eastAsia="en-GB"/>
        </w:rPr>
        <w:t xml:space="preserve">should </w:t>
      </w:r>
      <w:r w:rsidR="00251D6D" w:rsidRPr="00D47007">
        <w:rPr>
          <w:rFonts w:asciiTheme="majorHAnsi" w:eastAsia="Times New Roman" w:hAnsiTheme="majorHAnsi" w:cstheme="majorHAnsi"/>
          <w:color w:val="0A0A0A"/>
          <w:szCs w:val="21"/>
          <w:highlight w:val="yellow"/>
          <w:lang w:eastAsia="en-GB"/>
        </w:rPr>
        <w:t>be displayed when validation rules are breached</w:t>
      </w:r>
      <w:r w:rsidR="00251D6D" w:rsidRPr="003552FD">
        <w:rPr>
          <w:rFonts w:asciiTheme="majorHAnsi" w:eastAsia="Times New Roman" w:hAnsiTheme="majorHAnsi" w:cstheme="majorHAnsi"/>
          <w:color w:val="0A0A0A"/>
          <w:szCs w:val="21"/>
          <w:lang w:eastAsia="en-GB"/>
        </w:rPr>
        <w:t>.</w:t>
      </w:r>
    </w:p>
    <w:p w14:paraId="4413E14C"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458909CD" w14:textId="744BA707" w:rsidR="008F1ABF" w:rsidRDefault="00933214" w:rsidP="003552FD">
      <w:pPr>
        <w:shd w:val="clear" w:color="auto" w:fill="FEFEFE"/>
        <w:jc w:val="both"/>
        <w:rPr>
          <w:rFonts w:asciiTheme="majorHAnsi" w:eastAsia="Times New Roman" w:hAnsiTheme="majorHAnsi" w:cstheme="majorHAnsi"/>
          <w:b/>
          <w:bCs/>
          <w:color w:val="0A0A0A"/>
          <w:szCs w:val="21"/>
          <w:lang w:eastAsia="en-GB"/>
        </w:rPr>
      </w:pPr>
      <w:r w:rsidRPr="003552FD">
        <w:rPr>
          <w:rFonts w:asciiTheme="majorHAnsi" w:eastAsia="Times New Roman" w:hAnsiTheme="majorHAnsi" w:cstheme="majorHAnsi"/>
          <w:b/>
          <w:bCs/>
          <w:color w:val="0A0A0A"/>
          <w:szCs w:val="21"/>
          <w:lang w:eastAsia="en-GB"/>
        </w:rPr>
        <w:t>Guidelines</w:t>
      </w:r>
    </w:p>
    <w:p w14:paraId="795F91AC"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26BFE1E9" w14:textId="614749AA" w:rsidR="003552FD" w:rsidRPr="00323575" w:rsidRDefault="008F1ABF" w:rsidP="003552FD">
      <w:pPr>
        <w:pStyle w:val="ListParagraph"/>
        <w:numPr>
          <w:ilvl w:val="0"/>
          <w:numId w:val="16"/>
        </w:numPr>
        <w:shd w:val="clear" w:color="auto" w:fill="FEFEFE"/>
        <w:jc w:val="both"/>
        <w:rPr>
          <w:rFonts w:asciiTheme="majorHAnsi" w:eastAsia="Times New Roman" w:hAnsiTheme="majorHAnsi" w:cstheme="majorHAnsi"/>
          <w:color w:val="0A0A0A"/>
          <w:szCs w:val="21"/>
          <w:lang w:eastAsia="en-GB"/>
        </w:rPr>
      </w:pPr>
      <w:r w:rsidRPr="00323575">
        <w:rPr>
          <w:rFonts w:asciiTheme="majorHAnsi" w:eastAsia="Times New Roman" w:hAnsiTheme="majorHAnsi" w:cstheme="majorHAnsi"/>
          <w:color w:val="0A0A0A"/>
          <w:szCs w:val="21"/>
          <w:lang w:eastAsia="en-GB"/>
        </w:rPr>
        <w:t>You</w:t>
      </w:r>
      <w:r w:rsidR="003552FD" w:rsidRPr="00323575">
        <w:rPr>
          <w:rFonts w:asciiTheme="majorHAnsi" w:eastAsia="Times New Roman" w:hAnsiTheme="majorHAnsi" w:cstheme="majorHAnsi"/>
          <w:color w:val="0A0A0A"/>
          <w:szCs w:val="21"/>
          <w:lang w:eastAsia="en-GB"/>
        </w:rPr>
        <w:t xml:space="preserve">r solution should adhere to the basic design guidelines of </w:t>
      </w:r>
      <w:r w:rsidR="0044382E" w:rsidRPr="00323575">
        <w:rPr>
          <w:rFonts w:asciiTheme="majorHAnsi" w:eastAsia="Times New Roman" w:hAnsiTheme="majorHAnsi" w:cstheme="majorHAnsi"/>
          <w:color w:val="0A0A0A"/>
          <w:szCs w:val="21"/>
          <w:lang w:eastAsia="en-GB"/>
        </w:rPr>
        <w:t>modularis</w:t>
      </w:r>
      <w:r w:rsidR="003552FD" w:rsidRPr="00323575">
        <w:rPr>
          <w:rFonts w:asciiTheme="majorHAnsi" w:eastAsia="Times New Roman" w:hAnsiTheme="majorHAnsi" w:cstheme="majorHAnsi"/>
          <w:color w:val="0A0A0A"/>
          <w:szCs w:val="21"/>
          <w:lang w:eastAsia="en-GB"/>
        </w:rPr>
        <w:t xml:space="preserve">ation by dividing </w:t>
      </w:r>
      <w:r w:rsidR="00933214" w:rsidRPr="00323575">
        <w:rPr>
          <w:rFonts w:asciiTheme="majorHAnsi" w:eastAsia="Times New Roman" w:hAnsiTheme="majorHAnsi" w:cstheme="majorHAnsi"/>
          <w:color w:val="0A0A0A"/>
          <w:szCs w:val="21"/>
          <w:lang w:eastAsia="en-GB"/>
        </w:rPr>
        <w:t xml:space="preserve">the functionality up into appropriate </w:t>
      </w:r>
      <w:r w:rsidR="003552FD" w:rsidRPr="00323575">
        <w:rPr>
          <w:rFonts w:asciiTheme="majorHAnsi" w:eastAsia="Times New Roman" w:hAnsiTheme="majorHAnsi" w:cstheme="majorHAnsi"/>
          <w:color w:val="0A0A0A"/>
          <w:szCs w:val="21"/>
          <w:lang w:eastAsia="en-GB"/>
        </w:rPr>
        <w:t>elements.</w:t>
      </w:r>
    </w:p>
    <w:p w14:paraId="58D18987" w14:textId="16BBF543" w:rsidR="003552FD" w:rsidRPr="003552FD" w:rsidRDefault="003552FD" w:rsidP="003552FD">
      <w:pPr>
        <w:pStyle w:val="ListParagraph"/>
        <w:numPr>
          <w:ilvl w:val="0"/>
          <w:numId w:val="16"/>
        </w:numPr>
        <w:jc w:val="both"/>
        <w:rPr>
          <w:rFonts w:asciiTheme="majorHAnsi" w:eastAsia="Times New Roman" w:hAnsiTheme="majorHAnsi" w:cstheme="majorHAnsi"/>
          <w:color w:val="0A0A0A"/>
          <w:szCs w:val="21"/>
          <w:lang w:eastAsia="en-GB"/>
        </w:rPr>
      </w:pPr>
      <w:r>
        <w:rPr>
          <w:rFonts w:asciiTheme="majorHAnsi" w:eastAsia="Times New Roman" w:hAnsiTheme="majorHAnsi" w:cstheme="majorHAnsi"/>
          <w:color w:val="0A0A0A"/>
          <w:szCs w:val="21"/>
          <w:lang w:eastAsia="en-GB"/>
        </w:rPr>
        <w:t>Ensure</w:t>
      </w:r>
      <w:r w:rsidRPr="003552FD">
        <w:rPr>
          <w:rFonts w:asciiTheme="majorHAnsi" w:eastAsia="Times New Roman" w:hAnsiTheme="majorHAnsi" w:cstheme="majorHAnsi"/>
          <w:color w:val="0A0A0A"/>
          <w:szCs w:val="21"/>
          <w:lang w:eastAsia="en-GB"/>
        </w:rPr>
        <w:t xml:space="preserve"> the quality and readability of your code by following </w:t>
      </w:r>
      <w:r>
        <w:rPr>
          <w:rFonts w:asciiTheme="majorHAnsi" w:eastAsia="Times New Roman" w:hAnsiTheme="majorHAnsi" w:cstheme="majorHAnsi"/>
          <w:color w:val="0A0A0A"/>
          <w:szCs w:val="21"/>
          <w:lang w:eastAsia="en-GB"/>
        </w:rPr>
        <w:t xml:space="preserve">basic programming guidelines such as </w:t>
      </w:r>
      <w:r w:rsidRPr="003552FD">
        <w:rPr>
          <w:rFonts w:asciiTheme="majorHAnsi" w:eastAsia="Times New Roman" w:hAnsiTheme="majorHAnsi" w:cstheme="majorHAnsi"/>
          <w:color w:val="0A0A0A"/>
          <w:szCs w:val="21"/>
          <w:lang w:eastAsia="en-GB"/>
        </w:rPr>
        <w:t xml:space="preserve">naming conventions, </w:t>
      </w:r>
      <w:r>
        <w:rPr>
          <w:rFonts w:asciiTheme="majorHAnsi" w:eastAsia="Times New Roman" w:hAnsiTheme="majorHAnsi" w:cstheme="majorHAnsi"/>
          <w:color w:val="0A0A0A"/>
          <w:szCs w:val="21"/>
          <w:lang w:eastAsia="en-GB"/>
        </w:rPr>
        <w:t xml:space="preserve">indentation, </w:t>
      </w:r>
      <w:r w:rsidRPr="00F3099F">
        <w:rPr>
          <w:rFonts w:asciiTheme="majorHAnsi" w:eastAsia="Times New Roman" w:hAnsiTheme="majorHAnsi" w:cstheme="majorHAnsi"/>
          <w:color w:val="0A0A0A"/>
          <w:szCs w:val="21"/>
          <w:highlight w:val="yellow"/>
          <w:lang w:eastAsia="en-GB"/>
        </w:rPr>
        <w:t>comments</w:t>
      </w:r>
      <w:r w:rsidRPr="003552FD">
        <w:rPr>
          <w:rFonts w:asciiTheme="majorHAnsi" w:eastAsia="Times New Roman" w:hAnsiTheme="majorHAnsi" w:cstheme="majorHAnsi"/>
          <w:color w:val="0A0A0A"/>
          <w:szCs w:val="21"/>
          <w:lang w:eastAsia="en-GB"/>
        </w:rPr>
        <w:t xml:space="preserve"> and refactoring to avoid duplication of logic.</w:t>
      </w:r>
    </w:p>
    <w:p w14:paraId="3ACF1698" w14:textId="74052065" w:rsidR="00EB18C8" w:rsidRPr="003552FD" w:rsidRDefault="00EB18C8" w:rsidP="003552FD">
      <w:pPr>
        <w:pStyle w:val="ListParagraph"/>
        <w:numPr>
          <w:ilvl w:val="0"/>
          <w:numId w:val="16"/>
        </w:numPr>
        <w:shd w:val="clear" w:color="auto" w:fill="FEFEFE"/>
        <w:jc w:val="both"/>
        <w:rPr>
          <w:rFonts w:asciiTheme="majorHAnsi" w:eastAsia="Times New Roman" w:hAnsiTheme="majorHAnsi" w:cstheme="majorHAnsi"/>
          <w:color w:val="0A0A0A"/>
          <w:szCs w:val="21"/>
          <w:lang w:eastAsia="en-GB"/>
        </w:rPr>
      </w:pPr>
      <w:r w:rsidRPr="003552FD">
        <w:rPr>
          <w:rFonts w:asciiTheme="majorHAnsi" w:eastAsia="Times New Roman" w:hAnsiTheme="majorHAnsi" w:cstheme="majorHAnsi"/>
          <w:color w:val="0A0A0A"/>
          <w:szCs w:val="21"/>
          <w:lang w:eastAsia="en-GB"/>
        </w:rPr>
        <w:lastRenderedPageBreak/>
        <w:t>Usability</w:t>
      </w:r>
      <w:r w:rsidR="00695177" w:rsidRPr="003552FD">
        <w:rPr>
          <w:rFonts w:asciiTheme="majorHAnsi" w:eastAsia="Times New Roman" w:hAnsiTheme="majorHAnsi" w:cstheme="majorHAnsi"/>
          <w:color w:val="0A0A0A"/>
          <w:szCs w:val="21"/>
          <w:lang w:eastAsia="en-GB"/>
        </w:rPr>
        <w:t xml:space="preserve"> </w:t>
      </w:r>
      <w:r w:rsidR="00B15259" w:rsidRPr="003552FD">
        <w:rPr>
          <w:rFonts w:asciiTheme="majorHAnsi" w:eastAsia="Times New Roman" w:hAnsiTheme="majorHAnsi" w:cstheme="majorHAnsi"/>
          <w:color w:val="0A0A0A"/>
          <w:szCs w:val="21"/>
          <w:lang w:eastAsia="en-GB"/>
        </w:rPr>
        <w:t xml:space="preserve">should be </w:t>
      </w:r>
      <w:r w:rsidR="00695177" w:rsidRPr="003552FD">
        <w:rPr>
          <w:rFonts w:asciiTheme="majorHAnsi" w:eastAsia="Times New Roman" w:hAnsiTheme="majorHAnsi" w:cstheme="majorHAnsi"/>
          <w:color w:val="0A0A0A"/>
          <w:szCs w:val="21"/>
          <w:lang w:eastAsia="en-GB"/>
        </w:rPr>
        <w:t>considered</w:t>
      </w:r>
      <w:r w:rsidR="003552FD" w:rsidRPr="003552FD">
        <w:rPr>
          <w:rFonts w:asciiTheme="majorHAnsi" w:eastAsia="Times New Roman" w:hAnsiTheme="majorHAnsi" w:cstheme="majorHAnsi"/>
          <w:color w:val="0A0A0A"/>
          <w:szCs w:val="21"/>
          <w:lang w:eastAsia="en-GB"/>
        </w:rPr>
        <w:t xml:space="preserve">. For example, </w:t>
      </w:r>
      <w:r w:rsidR="003552FD" w:rsidRPr="00F3099F">
        <w:rPr>
          <w:rFonts w:asciiTheme="majorHAnsi" w:eastAsia="Times New Roman" w:hAnsiTheme="majorHAnsi" w:cstheme="majorHAnsi"/>
          <w:color w:val="0A0A0A"/>
          <w:szCs w:val="21"/>
          <w:highlight w:val="yellow"/>
          <w:lang w:eastAsia="en-GB"/>
        </w:rPr>
        <w:t>after completing an option, the user should be shown an appropriate message that indicates the success or failure of their action</w:t>
      </w:r>
      <w:r w:rsidR="003552FD">
        <w:rPr>
          <w:rFonts w:asciiTheme="majorHAnsi" w:eastAsia="Times New Roman" w:hAnsiTheme="majorHAnsi" w:cstheme="majorHAnsi"/>
          <w:color w:val="0A0A0A"/>
          <w:szCs w:val="21"/>
          <w:lang w:eastAsia="en-GB"/>
        </w:rPr>
        <w:t xml:space="preserve">. Also, to </w:t>
      </w:r>
      <w:r w:rsidR="00695177" w:rsidRPr="00F3099F">
        <w:rPr>
          <w:rFonts w:asciiTheme="majorHAnsi" w:eastAsia="Times New Roman" w:hAnsiTheme="majorHAnsi" w:cstheme="majorHAnsi"/>
          <w:color w:val="0A0A0A"/>
          <w:szCs w:val="21"/>
          <w:highlight w:val="yellow"/>
          <w:lang w:eastAsia="en-GB"/>
        </w:rPr>
        <w:t xml:space="preserve">confirm with </w:t>
      </w:r>
      <w:r w:rsidR="003552FD" w:rsidRPr="00F3099F">
        <w:rPr>
          <w:rFonts w:asciiTheme="majorHAnsi" w:eastAsia="Times New Roman" w:hAnsiTheme="majorHAnsi" w:cstheme="majorHAnsi"/>
          <w:color w:val="0A0A0A"/>
          <w:szCs w:val="21"/>
          <w:highlight w:val="yellow"/>
          <w:lang w:eastAsia="en-GB"/>
        </w:rPr>
        <w:t xml:space="preserve">the </w:t>
      </w:r>
      <w:r w:rsidR="00695177" w:rsidRPr="00F3099F">
        <w:rPr>
          <w:rFonts w:asciiTheme="majorHAnsi" w:eastAsia="Times New Roman" w:hAnsiTheme="majorHAnsi" w:cstheme="majorHAnsi"/>
          <w:color w:val="0A0A0A"/>
          <w:szCs w:val="21"/>
          <w:highlight w:val="yellow"/>
          <w:lang w:eastAsia="en-GB"/>
        </w:rPr>
        <w:t>user before quitting the application</w:t>
      </w:r>
      <w:r w:rsidR="003552FD" w:rsidRPr="00F3099F">
        <w:rPr>
          <w:rFonts w:asciiTheme="majorHAnsi" w:eastAsia="Times New Roman" w:hAnsiTheme="majorHAnsi" w:cstheme="majorHAnsi"/>
          <w:color w:val="0A0A0A"/>
          <w:szCs w:val="21"/>
          <w:highlight w:val="yellow"/>
          <w:lang w:eastAsia="en-GB"/>
        </w:rPr>
        <w:t xml:space="preserve"> or deleting a record</w:t>
      </w:r>
      <w:r w:rsidR="00695177" w:rsidRPr="003552FD">
        <w:rPr>
          <w:rFonts w:asciiTheme="majorHAnsi" w:eastAsia="Times New Roman" w:hAnsiTheme="majorHAnsi" w:cstheme="majorHAnsi"/>
          <w:color w:val="0A0A0A"/>
          <w:szCs w:val="21"/>
          <w:lang w:eastAsia="en-GB"/>
        </w:rPr>
        <w:t>.</w:t>
      </w:r>
    </w:p>
    <w:p w14:paraId="0D52E2AF" w14:textId="7CC5E8DD" w:rsidR="001D71D8" w:rsidRPr="003552FD" w:rsidRDefault="001D71D8" w:rsidP="003552FD">
      <w:pPr>
        <w:numPr>
          <w:ilvl w:val="0"/>
          <w:numId w:val="16"/>
        </w:numPr>
        <w:shd w:val="clear" w:color="auto" w:fill="FEFEFE"/>
        <w:jc w:val="both"/>
        <w:rPr>
          <w:rFonts w:asciiTheme="majorHAnsi" w:eastAsia="Times New Roman" w:hAnsiTheme="majorHAnsi" w:cstheme="majorHAnsi"/>
          <w:color w:val="0A0A0A"/>
          <w:szCs w:val="21"/>
          <w:lang w:eastAsia="en-GB"/>
        </w:rPr>
      </w:pPr>
      <w:r w:rsidRPr="00F3099F">
        <w:rPr>
          <w:rFonts w:asciiTheme="majorHAnsi" w:eastAsia="Times New Roman" w:hAnsiTheme="majorHAnsi" w:cstheme="majorHAnsi"/>
          <w:color w:val="0A0A0A"/>
          <w:szCs w:val="21"/>
          <w:highlight w:val="yellow"/>
          <w:lang w:eastAsia="en-GB"/>
        </w:rPr>
        <w:t xml:space="preserve">The user should be able to return to the </w:t>
      </w:r>
      <w:r w:rsidR="003552FD" w:rsidRPr="00F3099F">
        <w:rPr>
          <w:rFonts w:asciiTheme="majorHAnsi" w:eastAsia="Times New Roman" w:hAnsiTheme="majorHAnsi" w:cstheme="majorHAnsi"/>
          <w:color w:val="0A0A0A"/>
          <w:szCs w:val="21"/>
          <w:highlight w:val="yellow"/>
          <w:lang w:eastAsia="en-GB"/>
        </w:rPr>
        <w:t>M</w:t>
      </w:r>
      <w:r w:rsidRPr="00F3099F">
        <w:rPr>
          <w:rFonts w:asciiTheme="majorHAnsi" w:eastAsia="Times New Roman" w:hAnsiTheme="majorHAnsi" w:cstheme="majorHAnsi"/>
          <w:color w:val="0A0A0A"/>
          <w:szCs w:val="21"/>
          <w:highlight w:val="yellow"/>
          <w:lang w:eastAsia="en-GB"/>
        </w:rPr>
        <w:t xml:space="preserve">ain </w:t>
      </w:r>
      <w:r w:rsidR="003552FD" w:rsidRPr="00F3099F">
        <w:rPr>
          <w:rFonts w:asciiTheme="majorHAnsi" w:eastAsia="Times New Roman" w:hAnsiTheme="majorHAnsi" w:cstheme="majorHAnsi"/>
          <w:color w:val="0A0A0A"/>
          <w:szCs w:val="21"/>
          <w:highlight w:val="yellow"/>
          <w:lang w:eastAsia="en-GB"/>
        </w:rPr>
        <w:t>M</w:t>
      </w:r>
      <w:r w:rsidRPr="00F3099F">
        <w:rPr>
          <w:rFonts w:asciiTheme="majorHAnsi" w:eastAsia="Times New Roman" w:hAnsiTheme="majorHAnsi" w:cstheme="majorHAnsi"/>
          <w:color w:val="0A0A0A"/>
          <w:szCs w:val="21"/>
          <w:highlight w:val="yellow"/>
          <w:lang w:eastAsia="en-GB"/>
        </w:rPr>
        <w:t>enu no matter wh</w:t>
      </w:r>
      <w:r w:rsidR="003552FD" w:rsidRPr="00F3099F">
        <w:rPr>
          <w:rFonts w:asciiTheme="majorHAnsi" w:eastAsia="Times New Roman" w:hAnsiTheme="majorHAnsi" w:cstheme="majorHAnsi"/>
          <w:color w:val="0A0A0A"/>
          <w:szCs w:val="21"/>
          <w:highlight w:val="yellow"/>
          <w:lang w:eastAsia="en-GB"/>
        </w:rPr>
        <w:t>ere they are in the application</w:t>
      </w:r>
      <w:r w:rsidRPr="003552FD">
        <w:rPr>
          <w:rFonts w:asciiTheme="majorHAnsi" w:eastAsia="Times New Roman" w:hAnsiTheme="majorHAnsi" w:cstheme="majorHAnsi"/>
          <w:color w:val="0A0A0A"/>
          <w:szCs w:val="21"/>
          <w:lang w:eastAsia="en-GB"/>
        </w:rPr>
        <w:t>.</w:t>
      </w:r>
    </w:p>
    <w:p w14:paraId="4C36D022" w14:textId="7AC4FE77" w:rsidR="003552FD" w:rsidRPr="003552FD" w:rsidRDefault="08E8BF0E" w:rsidP="076C3CC0">
      <w:pPr>
        <w:numPr>
          <w:ilvl w:val="0"/>
          <w:numId w:val="16"/>
        </w:numPr>
        <w:shd w:val="clear" w:color="auto" w:fill="FEFEFE"/>
        <w:rPr>
          <w:rFonts w:asciiTheme="majorHAnsi" w:eastAsia="Times New Roman" w:hAnsiTheme="majorHAnsi" w:cstheme="majorBidi"/>
          <w:color w:val="0A0A0A"/>
          <w:lang w:eastAsia="en-GB"/>
        </w:rPr>
      </w:pPr>
      <w:r w:rsidRPr="076C3CC0">
        <w:rPr>
          <w:rFonts w:asciiTheme="majorHAnsi" w:eastAsia="Times New Roman" w:hAnsiTheme="majorHAnsi" w:cstheme="majorBidi"/>
          <w:color w:val="0A0A0A"/>
          <w:lang w:eastAsia="en-GB"/>
        </w:rPr>
        <w:t xml:space="preserve">When the </w:t>
      </w:r>
      <w:r w:rsidR="2B939D03" w:rsidRPr="076C3CC0">
        <w:rPr>
          <w:rFonts w:asciiTheme="majorHAnsi" w:eastAsia="Times New Roman" w:hAnsiTheme="majorHAnsi" w:cstheme="majorBidi"/>
          <w:color w:val="0A0A0A"/>
          <w:lang w:eastAsia="en-GB"/>
        </w:rPr>
        <w:t xml:space="preserve">sample data </w:t>
      </w:r>
      <w:r w:rsidRPr="076C3CC0">
        <w:rPr>
          <w:rFonts w:asciiTheme="majorHAnsi" w:eastAsia="Times New Roman" w:hAnsiTheme="majorHAnsi" w:cstheme="majorBidi"/>
          <w:color w:val="0A0A0A"/>
          <w:lang w:eastAsia="en-GB"/>
        </w:rPr>
        <w:t>is read in</w:t>
      </w:r>
      <w:r w:rsidR="11573121" w:rsidRPr="076C3CC0">
        <w:rPr>
          <w:rFonts w:asciiTheme="majorHAnsi" w:eastAsia="Times New Roman" w:hAnsiTheme="majorHAnsi" w:cstheme="majorBidi"/>
          <w:color w:val="0A0A0A"/>
          <w:lang w:eastAsia="en-GB"/>
        </w:rPr>
        <w:t>to the application,</w:t>
      </w:r>
      <w:r w:rsidRPr="076C3CC0">
        <w:rPr>
          <w:rFonts w:asciiTheme="majorHAnsi" w:eastAsia="Times New Roman" w:hAnsiTheme="majorHAnsi" w:cstheme="majorBidi"/>
          <w:color w:val="0A0A0A"/>
          <w:lang w:eastAsia="en-GB"/>
        </w:rPr>
        <w:t xml:space="preserve"> there should be checks to ensure </w:t>
      </w:r>
      <w:r w:rsidR="11573121" w:rsidRPr="076C3CC0">
        <w:rPr>
          <w:rFonts w:asciiTheme="majorHAnsi" w:eastAsia="Times New Roman" w:hAnsiTheme="majorHAnsi" w:cstheme="majorBidi"/>
          <w:color w:val="0A0A0A"/>
          <w:lang w:eastAsia="en-GB"/>
        </w:rPr>
        <w:t xml:space="preserve">no data </w:t>
      </w:r>
      <w:r w:rsidRPr="076C3CC0">
        <w:rPr>
          <w:rFonts w:asciiTheme="majorHAnsi" w:eastAsia="Times New Roman" w:hAnsiTheme="majorHAnsi" w:cstheme="majorBidi"/>
          <w:color w:val="0A0A0A"/>
          <w:lang w:eastAsia="en-GB"/>
        </w:rPr>
        <w:t>is corrupt</w:t>
      </w:r>
      <w:r w:rsidR="1A5758ED" w:rsidRPr="076C3CC0">
        <w:rPr>
          <w:rFonts w:asciiTheme="majorHAnsi" w:eastAsia="Times New Roman" w:hAnsiTheme="majorHAnsi" w:cstheme="majorBidi"/>
          <w:color w:val="0A0A0A"/>
          <w:lang w:eastAsia="en-GB"/>
        </w:rPr>
        <w:t>.</w:t>
      </w:r>
      <w:r w:rsidRPr="076C3CC0">
        <w:rPr>
          <w:rFonts w:asciiTheme="majorHAnsi" w:eastAsia="Times New Roman" w:hAnsiTheme="majorHAnsi" w:cstheme="majorBidi"/>
          <w:color w:val="0A0A0A"/>
          <w:lang w:eastAsia="en-GB"/>
        </w:rPr>
        <w:t xml:space="preserve"> </w:t>
      </w:r>
      <w:r w:rsidR="2B20CBAD" w:rsidRPr="076C3CC0">
        <w:rPr>
          <w:rFonts w:asciiTheme="majorHAnsi" w:eastAsia="Times New Roman" w:hAnsiTheme="majorHAnsi" w:cstheme="majorBidi"/>
          <w:color w:val="0A0A0A"/>
          <w:lang w:eastAsia="en-GB"/>
        </w:rPr>
        <w:t xml:space="preserve">For example, </w:t>
      </w:r>
      <w:r w:rsidRPr="076C3CC0">
        <w:rPr>
          <w:rFonts w:asciiTheme="majorHAnsi" w:eastAsia="Times New Roman" w:hAnsiTheme="majorHAnsi" w:cstheme="majorBidi"/>
          <w:color w:val="0A0A0A"/>
          <w:lang w:eastAsia="en-GB"/>
        </w:rPr>
        <w:t xml:space="preserve">all </w:t>
      </w:r>
      <w:r w:rsidR="11573121" w:rsidRPr="076C3CC0">
        <w:rPr>
          <w:rFonts w:asciiTheme="majorHAnsi" w:eastAsia="Times New Roman" w:hAnsiTheme="majorHAnsi" w:cstheme="majorBidi"/>
          <w:color w:val="0A0A0A"/>
          <w:lang w:eastAsia="en-GB"/>
        </w:rPr>
        <w:t>data conforms to the</w:t>
      </w:r>
      <w:r w:rsidRPr="076C3CC0">
        <w:rPr>
          <w:rFonts w:asciiTheme="majorHAnsi" w:eastAsia="Times New Roman" w:hAnsiTheme="majorHAnsi" w:cstheme="majorBidi"/>
          <w:color w:val="0A0A0A"/>
          <w:lang w:eastAsia="en-GB"/>
        </w:rPr>
        <w:t xml:space="preserve"> validation rules. </w:t>
      </w:r>
      <w:r w:rsidRPr="00B75AB6">
        <w:rPr>
          <w:rFonts w:asciiTheme="majorHAnsi" w:eastAsia="Times New Roman" w:hAnsiTheme="majorHAnsi" w:cstheme="majorBidi"/>
          <w:color w:val="0A0A0A"/>
          <w:highlight w:val="yellow"/>
          <w:lang w:eastAsia="en-GB"/>
        </w:rPr>
        <w:t xml:space="preserve">If the </w:t>
      </w:r>
      <w:r w:rsidR="1218E3E8" w:rsidRPr="00B75AB6">
        <w:rPr>
          <w:rFonts w:asciiTheme="majorHAnsi" w:eastAsia="Times New Roman" w:hAnsiTheme="majorHAnsi" w:cstheme="majorBidi"/>
          <w:color w:val="0A0A0A"/>
          <w:highlight w:val="yellow"/>
          <w:lang w:eastAsia="en-GB"/>
        </w:rPr>
        <w:t>data</w:t>
      </w:r>
      <w:r w:rsidRPr="00B75AB6">
        <w:rPr>
          <w:rFonts w:asciiTheme="majorHAnsi" w:eastAsia="Times New Roman" w:hAnsiTheme="majorHAnsi" w:cstheme="majorBidi"/>
          <w:color w:val="0A0A0A"/>
          <w:highlight w:val="yellow"/>
          <w:lang w:eastAsia="en-GB"/>
        </w:rPr>
        <w:t xml:space="preserve"> </w:t>
      </w:r>
      <w:r w:rsidR="4A5EE0AC" w:rsidRPr="00B75AB6">
        <w:rPr>
          <w:rFonts w:asciiTheme="majorHAnsi" w:eastAsia="Times New Roman" w:hAnsiTheme="majorHAnsi" w:cstheme="majorBidi"/>
          <w:color w:val="0A0A0A"/>
          <w:highlight w:val="yellow"/>
          <w:lang w:eastAsia="en-GB"/>
        </w:rPr>
        <w:t>in a returned row is</w:t>
      </w:r>
      <w:r w:rsidRPr="00B75AB6">
        <w:rPr>
          <w:rFonts w:asciiTheme="majorHAnsi" w:eastAsia="Times New Roman" w:hAnsiTheme="majorHAnsi" w:cstheme="majorBidi"/>
          <w:color w:val="0A0A0A"/>
          <w:highlight w:val="yellow"/>
          <w:lang w:eastAsia="en-GB"/>
        </w:rPr>
        <w:t xml:space="preserve"> found to be </w:t>
      </w:r>
      <w:r w:rsidR="7BBEC661" w:rsidRPr="00B75AB6">
        <w:rPr>
          <w:rFonts w:asciiTheme="majorHAnsi" w:eastAsia="Times New Roman" w:hAnsiTheme="majorHAnsi" w:cstheme="majorBidi"/>
          <w:color w:val="0A0A0A"/>
          <w:highlight w:val="yellow"/>
          <w:lang w:eastAsia="en-GB"/>
        </w:rPr>
        <w:t>corrupt,</w:t>
      </w:r>
      <w:r w:rsidR="0C29E049" w:rsidRPr="00B75AB6">
        <w:rPr>
          <w:rFonts w:asciiTheme="majorHAnsi" w:eastAsia="Times New Roman" w:hAnsiTheme="majorHAnsi" w:cstheme="majorBidi"/>
          <w:color w:val="0A0A0A"/>
          <w:highlight w:val="yellow"/>
          <w:lang w:eastAsia="en-GB"/>
        </w:rPr>
        <w:t xml:space="preserve"> an error message should be </w:t>
      </w:r>
      <w:r w:rsidR="2B400818" w:rsidRPr="00B75AB6">
        <w:rPr>
          <w:rFonts w:asciiTheme="majorHAnsi" w:eastAsia="Times New Roman" w:hAnsiTheme="majorHAnsi" w:cstheme="majorBidi"/>
          <w:color w:val="0A0A0A"/>
          <w:highlight w:val="yellow"/>
          <w:lang w:eastAsia="en-GB"/>
        </w:rPr>
        <w:t>displayed,</w:t>
      </w:r>
      <w:r w:rsidR="27F7DCEF" w:rsidRPr="00B75AB6">
        <w:rPr>
          <w:rFonts w:asciiTheme="majorHAnsi" w:eastAsia="Times New Roman" w:hAnsiTheme="majorHAnsi" w:cstheme="majorBidi"/>
          <w:color w:val="0A0A0A"/>
          <w:highlight w:val="yellow"/>
          <w:lang w:eastAsia="en-GB"/>
        </w:rPr>
        <w:t xml:space="preserve"> and </w:t>
      </w:r>
      <w:r w:rsidRPr="00B75AB6">
        <w:rPr>
          <w:rFonts w:asciiTheme="majorHAnsi" w:eastAsia="Times New Roman" w:hAnsiTheme="majorHAnsi" w:cstheme="majorBidi"/>
          <w:color w:val="0A0A0A"/>
          <w:highlight w:val="yellow"/>
          <w:lang w:eastAsia="en-GB"/>
        </w:rPr>
        <w:t xml:space="preserve">the </w:t>
      </w:r>
      <w:r w:rsidR="4A5EE0AC" w:rsidRPr="00B75AB6">
        <w:rPr>
          <w:rFonts w:asciiTheme="majorHAnsi" w:eastAsia="Times New Roman" w:hAnsiTheme="majorHAnsi" w:cstheme="majorBidi"/>
          <w:color w:val="0A0A0A"/>
          <w:highlight w:val="yellow"/>
          <w:lang w:eastAsia="en-GB"/>
        </w:rPr>
        <w:t>row should be skipped</w:t>
      </w:r>
      <w:r w:rsidR="0C29E049" w:rsidRPr="00B75AB6">
        <w:rPr>
          <w:rFonts w:asciiTheme="majorHAnsi" w:eastAsia="Times New Roman" w:hAnsiTheme="majorHAnsi" w:cstheme="majorBidi"/>
          <w:color w:val="0A0A0A"/>
          <w:highlight w:val="yellow"/>
          <w:lang w:eastAsia="en-GB"/>
        </w:rPr>
        <w:t xml:space="preserve"> and the rest of the </w:t>
      </w:r>
      <w:r w:rsidR="683B31A6" w:rsidRPr="00B75AB6">
        <w:rPr>
          <w:rFonts w:asciiTheme="majorHAnsi" w:eastAsia="Times New Roman" w:hAnsiTheme="majorHAnsi" w:cstheme="majorBidi"/>
          <w:color w:val="0A0A0A"/>
          <w:highlight w:val="yellow"/>
          <w:lang w:eastAsia="en-GB"/>
        </w:rPr>
        <w:t xml:space="preserve">sample data </w:t>
      </w:r>
      <w:r w:rsidR="0C29E049" w:rsidRPr="00B75AB6">
        <w:rPr>
          <w:rFonts w:asciiTheme="majorHAnsi" w:eastAsia="Times New Roman" w:hAnsiTheme="majorHAnsi" w:cstheme="majorBidi"/>
          <w:color w:val="0A0A0A"/>
          <w:highlight w:val="yellow"/>
          <w:lang w:eastAsia="en-GB"/>
        </w:rPr>
        <w:t xml:space="preserve">treated </w:t>
      </w:r>
      <w:r w:rsidR="1CE3920B" w:rsidRPr="00B75AB6">
        <w:rPr>
          <w:rFonts w:asciiTheme="majorHAnsi" w:eastAsia="Times New Roman" w:hAnsiTheme="majorHAnsi" w:cstheme="majorBidi"/>
          <w:color w:val="0A0A0A"/>
          <w:highlight w:val="yellow"/>
          <w:lang w:eastAsia="en-GB"/>
        </w:rPr>
        <w:t>normally</w:t>
      </w:r>
      <w:r w:rsidR="1CE3920B" w:rsidRPr="076C3CC0">
        <w:rPr>
          <w:rFonts w:asciiTheme="majorHAnsi" w:eastAsia="Times New Roman" w:hAnsiTheme="majorHAnsi" w:cstheme="majorBidi"/>
          <w:color w:val="0A0A0A"/>
          <w:lang w:eastAsia="en-GB"/>
        </w:rPr>
        <w:t>.</w:t>
      </w:r>
    </w:p>
    <w:p w14:paraId="5E4880EE" w14:textId="27C2300A" w:rsidR="076C3CC0" w:rsidRDefault="076C3CC0" w:rsidP="076C3CC0">
      <w:pPr>
        <w:shd w:val="clear" w:color="auto" w:fill="FEFEFE"/>
        <w:rPr>
          <w:color w:val="0A0A0A"/>
          <w:szCs w:val="21"/>
          <w:lang w:eastAsia="en-GB"/>
        </w:rPr>
      </w:pPr>
    </w:p>
    <w:p w14:paraId="3F88C4EE" w14:textId="029BE232" w:rsidR="00723C93" w:rsidRPr="003552FD" w:rsidRDefault="003106A7" w:rsidP="003552FD">
      <w:pPr>
        <w:tabs>
          <w:tab w:val="left" w:pos="1418"/>
        </w:tabs>
        <w:jc w:val="both"/>
        <w:rPr>
          <w:color w:val="4472C4" w:themeColor="accent5"/>
          <w:sz w:val="26"/>
          <w:szCs w:val="26"/>
        </w:rPr>
      </w:pPr>
      <w:r w:rsidRPr="076C3CC0">
        <w:rPr>
          <w:color w:val="4472C4" w:themeColor="accent5"/>
          <w:sz w:val="26"/>
          <w:szCs w:val="26"/>
        </w:rPr>
        <w:t>Task 1</w:t>
      </w:r>
      <w:r w:rsidR="00384475" w:rsidRPr="076C3CC0">
        <w:rPr>
          <w:color w:val="4472C4" w:themeColor="accent5"/>
          <w:sz w:val="26"/>
          <w:szCs w:val="26"/>
        </w:rPr>
        <w:t xml:space="preserve">: </w:t>
      </w:r>
      <w:r w:rsidR="003552FD" w:rsidRPr="076C3CC0">
        <w:rPr>
          <w:color w:val="4472C4" w:themeColor="accent5"/>
          <w:sz w:val="26"/>
          <w:szCs w:val="26"/>
        </w:rPr>
        <w:t>Design</w:t>
      </w:r>
      <w:r w:rsidR="00723C93" w:rsidRPr="076C3CC0">
        <w:rPr>
          <w:color w:val="4472C4" w:themeColor="accent5"/>
          <w:sz w:val="26"/>
          <w:szCs w:val="26"/>
        </w:rPr>
        <w:t xml:space="preserve"> </w:t>
      </w:r>
      <w:r w:rsidR="003552FD" w:rsidRPr="076C3CC0">
        <w:rPr>
          <w:color w:val="4472C4" w:themeColor="accent5"/>
          <w:sz w:val="26"/>
          <w:szCs w:val="26"/>
        </w:rPr>
        <w:t xml:space="preserve">Document </w:t>
      </w:r>
      <w:r w:rsidR="00723C93" w:rsidRPr="076C3CC0">
        <w:rPr>
          <w:color w:val="4472C4" w:themeColor="accent5"/>
          <w:sz w:val="26"/>
          <w:szCs w:val="26"/>
        </w:rPr>
        <w:t>(</w:t>
      </w:r>
      <w:r w:rsidR="584BC4D3" w:rsidRPr="076C3CC0">
        <w:rPr>
          <w:color w:val="4472C4" w:themeColor="accent5"/>
          <w:sz w:val="26"/>
          <w:szCs w:val="26"/>
        </w:rPr>
        <w:t>20</w:t>
      </w:r>
      <w:r w:rsidR="00B12B30" w:rsidRPr="076C3CC0">
        <w:rPr>
          <w:color w:val="4472C4" w:themeColor="accent5"/>
          <w:sz w:val="26"/>
          <w:szCs w:val="26"/>
        </w:rPr>
        <w:t>%</w:t>
      </w:r>
      <w:r w:rsidR="00723C93" w:rsidRPr="076C3CC0">
        <w:rPr>
          <w:color w:val="4472C4" w:themeColor="accent5"/>
          <w:sz w:val="26"/>
          <w:szCs w:val="26"/>
        </w:rPr>
        <w:t>)</w:t>
      </w:r>
    </w:p>
    <w:p w14:paraId="72EFC03C" w14:textId="77777777"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3B9CF3E0" w14:textId="7C388263" w:rsidR="003552FD" w:rsidRDefault="11573121" w:rsidP="2977A923">
      <w:pPr>
        <w:shd w:val="clear" w:color="auto" w:fill="FEFEFE"/>
        <w:jc w:val="both"/>
        <w:rPr>
          <w:rFonts w:asciiTheme="majorHAnsi" w:eastAsia="Times New Roman" w:hAnsiTheme="majorHAnsi" w:cstheme="majorBidi"/>
          <w:color w:val="0A0A0A"/>
          <w:lang w:eastAsia="en-GB"/>
        </w:rPr>
      </w:pPr>
      <w:r w:rsidRPr="2977A923">
        <w:rPr>
          <w:rFonts w:asciiTheme="majorHAnsi" w:eastAsia="Times New Roman" w:hAnsiTheme="majorHAnsi" w:cstheme="majorBidi"/>
          <w:color w:val="0A0A0A"/>
          <w:lang w:eastAsia="en-GB"/>
        </w:rPr>
        <w:t>Create and document a high-level design for the application that incorporates</w:t>
      </w:r>
      <w:r w:rsidR="00377DAE">
        <w:rPr>
          <w:rFonts w:asciiTheme="majorHAnsi" w:eastAsia="Times New Roman" w:hAnsiTheme="majorHAnsi" w:cstheme="majorBidi"/>
          <w:color w:val="0A0A0A"/>
          <w:lang w:eastAsia="en-GB"/>
        </w:rPr>
        <w:t>:</w:t>
      </w:r>
      <w:r w:rsidR="1FA91083" w:rsidRPr="2977A923">
        <w:rPr>
          <w:rFonts w:asciiTheme="majorHAnsi" w:eastAsia="Times New Roman" w:hAnsiTheme="majorHAnsi" w:cstheme="majorBidi"/>
          <w:color w:val="0A0A0A"/>
          <w:lang w:eastAsia="en-GB"/>
        </w:rPr>
        <w:t xml:space="preserve"> </w:t>
      </w:r>
    </w:p>
    <w:p w14:paraId="50701739" w14:textId="77777777"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1AEBFD7F" w14:textId="3849633F" w:rsidR="0008793E" w:rsidRPr="00920209" w:rsidRDefault="1C9CE5F6" w:rsidP="2977A923">
      <w:pPr>
        <w:pStyle w:val="ListParagraph"/>
        <w:numPr>
          <w:ilvl w:val="0"/>
          <w:numId w:val="31"/>
        </w:numPr>
        <w:shd w:val="clear" w:color="auto" w:fill="FEFEFE"/>
        <w:ind w:left="851" w:hanging="284"/>
        <w:jc w:val="both"/>
        <w:rPr>
          <w:rFonts w:asciiTheme="majorHAnsi" w:eastAsia="Times New Roman" w:hAnsiTheme="majorHAnsi" w:cstheme="majorBidi"/>
          <w:color w:val="0A0A0A"/>
          <w:highlight w:val="lightGray"/>
          <w:lang w:eastAsia="en-GB"/>
        </w:rPr>
      </w:pPr>
      <w:r w:rsidRPr="00920209">
        <w:rPr>
          <w:rFonts w:asciiTheme="majorHAnsi" w:eastAsia="Times New Roman" w:hAnsiTheme="majorHAnsi" w:cstheme="majorBidi"/>
          <w:color w:val="0A0A0A"/>
          <w:highlight w:val="lightGray"/>
          <w:lang w:eastAsia="en-GB"/>
        </w:rPr>
        <w:t>An overview of what the application does</w:t>
      </w:r>
      <w:r w:rsidR="2E9EA8C6" w:rsidRPr="00920209">
        <w:rPr>
          <w:rFonts w:asciiTheme="majorHAnsi" w:eastAsia="Times New Roman" w:hAnsiTheme="majorHAnsi" w:cstheme="majorBidi"/>
          <w:color w:val="0A0A0A"/>
          <w:highlight w:val="lightGray"/>
          <w:lang w:eastAsia="en-GB"/>
        </w:rPr>
        <w:t xml:space="preserve"> and why</w:t>
      </w:r>
    </w:p>
    <w:p w14:paraId="70780BD8" w14:textId="7C92548E" w:rsidR="00E01CB7" w:rsidRPr="00920209" w:rsidRDefault="2D6421B5" w:rsidP="2977A923">
      <w:pPr>
        <w:pStyle w:val="ListParagraph"/>
        <w:numPr>
          <w:ilvl w:val="0"/>
          <w:numId w:val="31"/>
        </w:numPr>
        <w:shd w:val="clear" w:color="auto" w:fill="FEFEFE"/>
        <w:ind w:left="851" w:hanging="284"/>
        <w:jc w:val="both"/>
        <w:rPr>
          <w:rFonts w:asciiTheme="majorHAnsi" w:eastAsia="Times New Roman" w:hAnsiTheme="majorHAnsi" w:cstheme="majorBidi"/>
          <w:color w:val="0A0A0A"/>
          <w:highlight w:val="lightGray"/>
          <w:lang w:eastAsia="en-GB"/>
        </w:rPr>
      </w:pPr>
      <w:r w:rsidRPr="00920209">
        <w:rPr>
          <w:rFonts w:asciiTheme="majorHAnsi" w:eastAsia="Times New Roman" w:hAnsiTheme="majorHAnsi" w:cstheme="majorBidi"/>
          <w:color w:val="0A0A0A"/>
          <w:highlight w:val="lightGray"/>
          <w:lang w:eastAsia="en-GB"/>
        </w:rPr>
        <w:t xml:space="preserve">An instruction on how to run the </w:t>
      </w:r>
      <w:proofErr w:type="gramStart"/>
      <w:r w:rsidRPr="00920209">
        <w:rPr>
          <w:rFonts w:asciiTheme="majorHAnsi" w:eastAsia="Times New Roman" w:hAnsiTheme="majorHAnsi" w:cstheme="majorBidi"/>
          <w:color w:val="0A0A0A"/>
          <w:highlight w:val="lightGray"/>
          <w:lang w:eastAsia="en-GB"/>
        </w:rPr>
        <w:t>app</w:t>
      </w:r>
      <w:proofErr w:type="gramEnd"/>
    </w:p>
    <w:p w14:paraId="07F8D40B" w14:textId="0D1D0317" w:rsidR="00723C93" w:rsidRPr="00920209" w:rsidRDefault="003552FD" w:rsidP="003552FD">
      <w:pPr>
        <w:pStyle w:val="ListParagraph"/>
        <w:numPr>
          <w:ilvl w:val="0"/>
          <w:numId w:val="31"/>
        </w:numPr>
        <w:shd w:val="clear" w:color="auto" w:fill="FEFEFE"/>
        <w:ind w:left="851" w:hanging="284"/>
        <w:jc w:val="both"/>
        <w:rPr>
          <w:rFonts w:asciiTheme="majorHAnsi" w:eastAsia="Times New Roman" w:hAnsiTheme="majorHAnsi" w:cstheme="majorHAnsi"/>
          <w:color w:val="0A0A0A"/>
          <w:szCs w:val="21"/>
          <w:highlight w:val="lightGray"/>
          <w:lang w:eastAsia="en-GB"/>
        </w:rPr>
      </w:pPr>
      <w:r w:rsidRPr="00920209">
        <w:rPr>
          <w:rFonts w:asciiTheme="majorHAnsi" w:eastAsia="Times New Roman" w:hAnsiTheme="majorHAnsi" w:cstheme="majorHAnsi"/>
          <w:color w:val="0A0A0A"/>
          <w:szCs w:val="21"/>
          <w:highlight w:val="lightGray"/>
          <w:lang w:eastAsia="en-GB"/>
        </w:rPr>
        <w:t xml:space="preserve">A Use Case </w:t>
      </w:r>
      <w:r w:rsidR="00BC2268" w:rsidRPr="00920209">
        <w:rPr>
          <w:rFonts w:asciiTheme="majorHAnsi" w:eastAsia="Times New Roman" w:hAnsiTheme="majorHAnsi" w:cstheme="majorHAnsi"/>
          <w:color w:val="0A0A0A"/>
          <w:szCs w:val="21"/>
          <w:highlight w:val="lightGray"/>
          <w:lang w:eastAsia="en-GB"/>
        </w:rPr>
        <w:t xml:space="preserve">UML </w:t>
      </w:r>
      <w:r w:rsidRPr="00920209">
        <w:rPr>
          <w:rFonts w:asciiTheme="majorHAnsi" w:eastAsia="Times New Roman" w:hAnsiTheme="majorHAnsi" w:cstheme="majorHAnsi"/>
          <w:color w:val="0A0A0A"/>
          <w:szCs w:val="21"/>
          <w:highlight w:val="lightGray"/>
          <w:lang w:eastAsia="en-GB"/>
        </w:rPr>
        <w:t>Diagram describing the actors and basic functionality of the application.</w:t>
      </w:r>
    </w:p>
    <w:p w14:paraId="5067FB7B" w14:textId="536C5564" w:rsidR="00360A20" w:rsidRPr="002B6484" w:rsidRDefault="5C87CF33" w:rsidP="2977A923">
      <w:pPr>
        <w:pStyle w:val="ListParagraph"/>
        <w:numPr>
          <w:ilvl w:val="0"/>
          <w:numId w:val="31"/>
        </w:numPr>
        <w:shd w:val="clear" w:color="auto" w:fill="FEFEFE"/>
        <w:ind w:left="851" w:hanging="284"/>
        <w:jc w:val="both"/>
        <w:rPr>
          <w:rFonts w:asciiTheme="majorHAnsi" w:eastAsia="Times New Roman" w:hAnsiTheme="majorHAnsi" w:cstheme="majorBidi"/>
          <w:color w:val="0A0A0A"/>
          <w:highlight w:val="cyan"/>
          <w:lang w:eastAsia="en-GB"/>
        </w:rPr>
      </w:pPr>
      <w:r w:rsidRPr="002B6484">
        <w:rPr>
          <w:rFonts w:asciiTheme="majorHAnsi" w:eastAsia="Times New Roman" w:hAnsiTheme="majorHAnsi" w:cstheme="majorBidi"/>
          <w:color w:val="0A0A0A"/>
          <w:highlight w:val="cyan"/>
          <w:lang w:eastAsia="en-GB"/>
        </w:rPr>
        <w:t xml:space="preserve">Activity, </w:t>
      </w:r>
      <w:r w:rsidR="500E8120" w:rsidRPr="002B6484">
        <w:rPr>
          <w:rFonts w:asciiTheme="majorHAnsi" w:eastAsia="Times New Roman" w:hAnsiTheme="majorHAnsi" w:cstheme="majorBidi"/>
          <w:color w:val="0A0A0A"/>
          <w:highlight w:val="cyan"/>
          <w:lang w:eastAsia="en-GB"/>
        </w:rPr>
        <w:t>State Machine</w:t>
      </w:r>
      <w:r w:rsidR="740F5A7D" w:rsidRPr="002B6484">
        <w:rPr>
          <w:rFonts w:asciiTheme="majorHAnsi" w:eastAsia="Times New Roman" w:hAnsiTheme="majorHAnsi" w:cstheme="majorBidi"/>
          <w:color w:val="0A0A0A"/>
          <w:highlight w:val="cyan"/>
          <w:lang w:eastAsia="en-GB"/>
        </w:rPr>
        <w:t xml:space="preserve"> &amp;</w:t>
      </w:r>
      <w:r w:rsidR="500E8120" w:rsidRPr="002B6484">
        <w:rPr>
          <w:rFonts w:asciiTheme="majorHAnsi" w:eastAsia="Times New Roman" w:hAnsiTheme="majorHAnsi" w:cstheme="majorBidi"/>
          <w:color w:val="0A0A0A"/>
          <w:highlight w:val="cyan"/>
          <w:lang w:eastAsia="en-GB"/>
        </w:rPr>
        <w:t xml:space="preserve"> </w:t>
      </w:r>
      <w:r w:rsidR="17972407" w:rsidRPr="002B6484">
        <w:rPr>
          <w:rFonts w:asciiTheme="majorHAnsi" w:eastAsia="Times New Roman" w:hAnsiTheme="majorHAnsi" w:cstheme="majorBidi"/>
          <w:color w:val="0A0A0A"/>
          <w:highlight w:val="cyan"/>
          <w:lang w:eastAsia="en-GB"/>
        </w:rPr>
        <w:t xml:space="preserve">basic </w:t>
      </w:r>
      <w:r w:rsidR="500E8120" w:rsidRPr="002B6484">
        <w:rPr>
          <w:rFonts w:asciiTheme="majorHAnsi" w:eastAsia="Times New Roman" w:hAnsiTheme="majorHAnsi" w:cstheme="majorBidi"/>
          <w:color w:val="0A0A0A"/>
          <w:highlight w:val="cyan"/>
          <w:lang w:eastAsia="en-GB"/>
        </w:rPr>
        <w:t>Class</w:t>
      </w:r>
      <w:r w:rsidR="740F5A7D" w:rsidRPr="002B6484">
        <w:rPr>
          <w:rFonts w:asciiTheme="majorHAnsi" w:eastAsia="Times New Roman" w:hAnsiTheme="majorHAnsi" w:cstheme="majorBidi"/>
          <w:color w:val="0A0A0A"/>
          <w:highlight w:val="cyan"/>
          <w:lang w:eastAsia="en-GB"/>
        </w:rPr>
        <w:t xml:space="preserve"> </w:t>
      </w:r>
      <w:r w:rsidR="43DD01E9" w:rsidRPr="002B6484">
        <w:rPr>
          <w:rFonts w:asciiTheme="majorHAnsi" w:eastAsia="Times New Roman" w:hAnsiTheme="majorHAnsi" w:cstheme="majorBidi"/>
          <w:color w:val="0A0A0A"/>
          <w:highlight w:val="cyan"/>
          <w:lang w:eastAsia="en-GB"/>
        </w:rPr>
        <w:t>UML diagrams</w:t>
      </w:r>
      <w:r w:rsidR="740F5A7D" w:rsidRPr="002B6484">
        <w:rPr>
          <w:rFonts w:asciiTheme="majorHAnsi" w:eastAsia="Times New Roman" w:hAnsiTheme="majorHAnsi" w:cstheme="majorBidi"/>
          <w:color w:val="0A0A0A"/>
          <w:highlight w:val="cyan"/>
          <w:lang w:eastAsia="en-GB"/>
        </w:rPr>
        <w:t>, as needed</w:t>
      </w:r>
      <w:r w:rsidR="0A99B25D" w:rsidRPr="002B6484">
        <w:rPr>
          <w:rFonts w:asciiTheme="majorHAnsi" w:eastAsia="Times New Roman" w:hAnsiTheme="majorHAnsi" w:cstheme="majorBidi"/>
          <w:color w:val="0A0A0A"/>
          <w:highlight w:val="cyan"/>
          <w:lang w:eastAsia="en-GB"/>
        </w:rPr>
        <w:t>.</w:t>
      </w:r>
    </w:p>
    <w:p w14:paraId="6D8A2E0F" w14:textId="26E23E77" w:rsidR="003552FD" w:rsidRPr="002B6484" w:rsidRDefault="59D19996" w:rsidP="2977A923">
      <w:pPr>
        <w:pStyle w:val="ListParagraph"/>
        <w:numPr>
          <w:ilvl w:val="0"/>
          <w:numId w:val="31"/>
        </w:numPr>
        <w:shd w:val="clear" w:color="auto" w:fill="FEFEFE"/>
        <w:ind w:left="851" w:hanging="284"/>
        <w:jc w:val="both"/>
        <w:rPr>
          <w:rFonts w:asciiTheme="majorHAnsi" w:eastAsia="Times New Roman" w:hAnsiTheme="majorHAnsi" w:cstheme="majorBidi"/>
          <w:color w:val="0A0A0A"/>
          <w:highlight w:val="cyan"/>
          <w:lang w:eastAsia="en-GB"/>
        </w:rPr>
      </w:pPr>
      <w:r w:rsidRPr="002B6484">
        <w:rPr>
          <w:rFonts w:asciiTheme="majorHAnsi" w:eastAsia="Times New Roman" w:hAnsiTheme="majorHAnsi" w:cstheme="majorBidi"/>
          <w:color w:val="0A0A0A"/>
          <w:highlight w:val="cyan"/>
          <w:lang w:eastAsia="en-GB"/>
        </w:rPr>
        <w:t xml:space="preserve">A </w:t>
      </w:r>
      <w:r w:rsidR="11573121" w:rsidRPr="002B6484">
        <w:rPr>
          <w:rFonts w:asciiTheme="majorHAnsi" w:eastAsia="Times New Roman" w:hAnsiTheme="majorHAnsi" w:cstheme="majorBidi"/>
          <w:color w:val="0A0A0A"/>
          <w:highlight w:val="cyan"/>
          <w:lang w:eastAsia="en-GB"/>
        </w:rPr>
        <w:t xml:space="preserve">specification </w:t>
      </w:r>
      <w:r w:rsidR="5A1A04FE" w:rsidRPr="002B6484">
        <w:rPr>
          <w:rFonts w:asciiTheme="majorHAnsi" w:eastAsia="Times New Roman" w:hAnsiTheme="majorHAnsi" w:cstheme="majorBidi"/>
          <w:color w:val="0A0A0A"/>
          <w:highlight w:val="cyan"/>
          <w:lang w:eastAsia="en-GB"/>
        </w:rPr>
        <w:t xml:space="preserve">containing </w:t>
      </w:r>
      <w:r w:rsidR="11573121" w:rsidRPr="002B6484">
        <w:rPr>
          <w:rFonts w:asciiTheme="majorHAnsi" w:eastAsia="Times New Roman" w:hAnsiTheme="majorHAnsi" w:cstheme="majorBidi"/>
          <w:color w:val="0A0A0A"/>
          <w:highlight w:val="cyan"/>
          <w:lang w:eastAsia="en-GB"/>
        </w:rPr>
        <w:t>data types and validation rules.</w:t>
      </w:r>
    </w:p>
    <w:p w14:paraId="4D0F694F" w14:textId="59F7C3D5" w:rsidR="003552FD" w:rsidRPr="00201078" w:rsidRDefault="11573121" w:rsidP="2977A923">
      <w:pPr>
        <w:pStyle w:val="ListParagraph"/>
        <w:numPr>
          <w:ilvl w:val="0"/>
          <w:numId w:val="31"/>
        </w:numPr>
        <w:shd w:val="clear" w:color="auto" w:fill="FEFEFE"/>
        <w:ind w:left="851" w:hanging="284"/>
        <w:jc w:val="both"/>
        <w:rPr>
          <w:rFonts w:asciiTheme="majorHAnsi" w:eastAsia="Times New Roman" w:hAnsiTheme="majorHAnsi" w:cstheme="majorBidi"/>
          <w:color w:val="0A0A0A"/>
          <w:highlight w:val="cyan"/>
          <w:lang w:eastAsia="en-GB"/>
        </w:rPr>
      </w:pPr>
      <w:r w:rsidRPr="00201078">
        <w:rPr>
          <w:rFonts w:asciiTheme="majorHAnsi" w:eastAsia="Times New Roman" w:hAnsiTheme="majorHAnsi" w:cstheme="majorBidi"/>
          <w:color w:val="0A0A0A"/>
          <w:highlight w:val="cyan"/>
          <w:lang w:eastAsia="en-GB"/>
        </w:rPr>
        <w:t xml:space="preserve">The application/program structure showing the navigation, simple </w:t>
      </w:r>
      <w:r w:rsidR="39240C2F" w:rsidRPr="00201078">
        <w:rPr>
          <w:rFonts w:asciiTheme="majorHAnsi" w:eastAsia="Times New Roman" w:hAnsiTheme="majorHAnsi" w:cstheme="majorBidi"/>
          <w:color w:val="0A0A0A"/>
          <w:highlight w:val="cyan"/>
          <w:lang w:eastAsia="en-GB"/>
        </w:rPr>
        <w:t xml:space="preserve">text-based </w:t>
      </w:r>
      <w:r w:rsidRPr="00201078">
        <w:rPr>
          <w:rFonts w:asciiTheme="majorHAnsi" w:eastAsia="Times New Roman" w:hAnsiTheme="majorHAnsi" w:cstheme="majorBidi"/>
          <w:color w:val="0A0A0A"/>
          <w:highlight w:val="cyan"/>
          <w:lang w:eastAsia="en-GB"/>
        </w:rPr>
        <w:t>screen layouts and a brief description of the functionality of each element.</w:t>
      </w:r>
    </w:p>
    <w:p w14:paraId="03A4DC27" w14:textId="2A7C488A"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66275185" w14:textId="77777777" w:rsidR="00572905" w:rsidRDefault="00572905" w:rsidP="003552FD">
      <w:pPr>
        <w:shd w:val="clear" w:color="auto" w:fill="FEFEFE"/>
        <w:jc w:val="both"/>
        <w:rPr>
          <w:rFonts w:asciiTheme="majorHAnsi" w:eastAsia="Times New Roman" w:hAnsiTheme="majorHAnsi" w:cstheme="majorHAnsi"/>
          <w:color w:val="0A0A0A"/>
          <w:szCs w:val="21"/>
          <w:lang w:eastAsia="en-GB"/>
        </w:rPr>
      </w:pPr>
    </w:p>
    <w:p w14:paraId="4A9D5F7E" w14:textId="2BDA8075" w:rsidR="003552FD" w:rsidRPr="003A0DFF" w:rsidRDefault="003552FD" w:rsidP="003552FD">
      <w:pPr>
        <w:tabs>
          <w:tab w:val="left" w:pos="1418"/>
        </w:tabs>
        <w:jc w:val="both"/>
      </w:pPr>
      <w:r>
        <w:t>Note</w:t>
      </w:r>
      <w:r w:rsidR="004666A4">
        <w:t>:</w:t>
      </w:r>
      <w:r>
        <w:t xml:space="preserve"> </w:t>
      </w:r>
      <w:r w:rsidR="004666A4">
        <w:t>I</w:t>
      </w:r>
      <w:r>
        <w:t xml:space="preserve">t is </w:t>
      </w:r>
      <w:r w:rsidR="5B520DE8">
        <w:t>recommended</w:t>
      </w:r>
      <w:r w:rsidR="00A700C7">
        <w:t xml:space="preserve"> </w:t>
      </w:r>
      <w:r>
        <w:t xml:space="preserve">you create diagrams using a drawing package such as </w:t>
      </w:r>
      <w:hyperlink r:id="rId11">
        <w:r w:rsidRPr="076C3CC0">
          <w:rPr>
            <w:rStyle w:val="Hyperlink"/>
          </w:rPr>
          <w:t>draw.io</w:t>
        </w:r>
      </w:hyperlink>
      <w:r>
        <w:t xml:space="preserve">. The package provides all the standard UML templates and is easy to use. </w:t>
      </w:r>
      <w:r w:rsidRPr="00303529">
        <w:rPr>
          <w:highlight w:val="yellow"/>
        </w:rPr>
        <w:t>Export your finished diagram and insert it as an image</w:t>
      </w:r>
      <w:r>
        <w:t>. Please ensure the diagram and any included text is readable.</w:t>
      </w:r>
    </w:p>
    <w:p w14:paraId="685F7D92" w14:textId="69FEE5DA"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52FD92E4" w14:textId="14A73E45" w:rsidR="003552FD" w:rsidRDefault="003552FD" w:rsidP="003552FD">
      <w:pPr>
        <w:jc w:val="both"/>
        <w:rPr>
          <w:b/>
        </w:rPr>
      </w:pPr>
      <w:r>
        <w:rPr>
          <w:b/>
        </w:rPr>
        <w:t>Evidence required:</w:t>
      </w:r>
    </w:p>
    <w:p w14:paraId="6F0C9BC7"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64F9157C" w14:textId="53041447" w:rsidR="003552FD" w:rsidRDefault="003552FD" w:rsidP="003552FD">
      <w:pPr>
        <w:pStyle w:val="ListParagraph"/>
        <w:numPr>
          <w:ilvl w:val="0"/>
          <w:numId w:val="32"/>
        </w:numPr>
        <w:tabs>
          <w:tab w:val="left" w:pos="1418"/>
        </w:tabs>
        <w:ind w:left="851" w:hanging="284"/>
        <w:jc w:val="both"/>
        <w:rPr>
          <w:b/>
        </w:rPr>
      </w:pPr>
      <w:r>
        <w:rPr>
          <w:b/>
        </w:rPr>
        <w:t>A high-level Design Document for the application.</w:t>
      </w:r>
    </w:p>
    <w:p w14:paraId="23B171AC"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2D0FFBC7" w14:textId="48AD763E" w:rsidR="003552FD" w:rsidRPr="003552FD" w:rsidRDefault="003552FD" w:rsidP="003552FD">
      <w:pPr>
        <w:tabs>
          <w:tab w:val="left" w:pos="1418"/>
        </w:tabs>
        <w:jc w:val="both"/>
        <w:rPr>
          <w:color w:val="4472C4" w:themeColor="accent5"/>
          <w:sz w:val="26"/>
          <w:szCs w:val="26"/>
        </w:rPr>
      </w:pPr>
      <w:r w:rsidRPr="076C3CC0">
        <w:rPr>
          <w:color w:val="4472C4" w:themeColor="accent5"/>
          <w:sz w:val="26"/>
          <w:szCs w:val="26"/>
        </w:rPr>
        <w:t>Task 2: Develop Application (</w:t>
      </w:r>
      <w:r w:rsidR="00F1B1D6" w:rsidRPr="076C3CC0">
        <w:rPr>
          <w:color w:val="4472C4" w:themeColor="accent5"/>
          <w:sz w:val="26"/>
          <w:szCs w:val="26"/>
        </w:rPr>
        <w:t>4</w:t>
      </w:r>
      <w:r w:rsidRPr="076C3CC0">
        <w:rPr>
          <w:color w:val="4472C4" w:themeColor="accent5"/>
          <w:sz w:val="26"/>
          <w:szCs w:val="26"/>
        </w:rPr>
        <w:t>0</w:t>
      </w:r>
      <w:r w:rsidR="00B12B30" w:rsidRPr="076C3CC0">
        <w:rPr>
          <w:color w:val="4472C4" w:themeColor="accent5"/>
          <w:sz w:val="26"/>
          <w:szCs w:val="26"/>
        </w:rPr>
        <w:t>%</w:t>
      </w:r>
      <w:r w:rsidRPr="076C3CC0">
        <w:rPr>
          <w:color w:val="4472C4" w:themeColor="accent5"/>
          <w:sz w:val="26"/>
          <w:szCs w:val="26"/>
        </w:rPr>
        <w:t>)</w:t>
      </w:r>
    </w:p>
    <w:p w14:paraId="22B88737"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593ADA75" w14:textId="1A7B3BFF" w:rsidR="003552FD" w:rsidRPr="00A700C7" w:rsidRDefault="11573121" w:rsidP="2977A923">
      <w:pPr>
        <w:jc w:val="both"/>
        <w:rPr>
          <w:rFonts w:asciiTheme="majorHAnsi" w:eastAsia="Times New Roman" w:hAnsiTheme="majorHAnsi" w:cstheme="majorBidi"/>
          <w:color w:val="0A0A0A"/>
          <w:lang w:eastAsia="en-GB"/>
        </w:rPr>
      </w:pPr>
      <w:r w:rsidRPr="00A700C7">
        <w:rPr>
          <w:rFonts w:asciiTheme="majorHAnsi" w:eastAsia="Times New Roman" w:hAnsiTheme="majorHAnsi" w:cstheme="majorBidi"/>
          <w:color w:val="0A0A0A"/>
          <w:lang w:eastAsia="en-GB"/>
        </w:rPr>
        <w:t xml:space="preserve">Use </w:t>
      </w:r>
      <w:r w:rsidR="4A5EE0AC" w:rsidRPr="00A700C7">
        <w:rPr>
          <w:rFonts w:asciiTheme="majorHAnsi" w:eastAsia="Times New Roman" w:hAnsiTheme="majorHAnsi" w:cstheme="majorBidi"/>
          <w:color w:val="0A0A0A"/>
          <w:lang w:eastAsia="en-GB"/>
        </w:rPr>
        <w:t xml:space="preserve">either the PyCharm or </w:t>
      </w:r>
      <w:r w:rsidR="5F3E04D0" w:rsidRPr="2977A923">
        <w:rPr>
          <w:rFonts w:asciiTheme="majorHAnsi" w:eastAsia="Times New Roman" w:hAnsiTheme="majorHAnsi" w:cstheme="majorBidi"/>
          <w:color w:val="0A0A0A"/>
          <w:lang w:eastAsia="en-GB"/>
        </w:rPr>
        <w:t xml:space="preserve">GitHub’s </w:t>
      </w:r>
      <w:r w:rsidR="65A49B34" w:rsidRPr="2977A923">
        <w:rPr>
          <w:rFonts w:asciiTheme="majorHAnsi" w:eastAsia="Times New Roman" w:hAnsiTheme="majorHAnsi" w:cstheme="majorBidi"/>
          <w:color w:val="0A0A0A"/>
          <w:lang w:eastAsia="en-GB"/>
        </w:rPr>
        <w:t xml:space="preserve">online </w:t>
      </w:r>
      <w:proofErr w:type="spellStart"/>
      <w:r w:rsidR="000B1583">
        <w:rPr>
          <w:rFonts w:asciiTheme="majorHAnsi" w:eastAsia="Times New Roman" w:hAnsiTheme="majorHAnsi" w:cstheme="majorBidi"/>
          <w:color w:val="0A0A0A"/>
          <w:lang w:eastAsia="en-GB"/>
        </w:rPr>
        <w:t>C</w:t>
      </w:r>
      <w:r w:rsidR="7FEB9237" w:rsidRPr="2977A923">
        <w:rPr>
          <w:rFonts w:asciiTheme="majorHAnsi" w:eastAsia="Times New Roman" w:hAnsiTheme="majorHAnsi" w:cstheme="majorBidi"/>
          <w:color w:val="0A0A0A"/>
          <w:lang w:eastAsia="en-GB"/>
        </w:rPr>
        <w:t>ode</w:t>
      </w:r>
      <w:r w:rsidR="70FEDA44" w:rsidRPr="2977A923">
        <w:rPr>
          <w:rFonts w:asciiTheme="majorHAnsi" w:eastAsia="Times New Roman" w:hAnsiTheme="majorHAnsi" w:cstheme="majorBidi"/>
          <w:color w:val="0A0A0A"/>
          <w:lang w:eastAsia="en-GB"/>
        </w:rPr>
        <w:t>s</w:t>
      </w:r>
      <w:r w:rsidR="7FEB9237" w:rsidRPr="2977A923">
        <w:rPr>
          <w:rFonts w:asciiTheme="majorHAnsi" w:eastAsia="Times New Roman" w:hAnsiTheme="majorHAnsi" w:cstheme="majorBidi"/>
          <w:color w:val="0A0A0A"/>
          <w:lang w:eastAsia="en-GB"/>
        </w:rPr>
        <w:t>paces</w:t>
      </w:r>
      <w:proofErr w:type="spellEnd"/>
      <w:r w:rsidR="7FEB9237" w:rsidRPr="2977A923">
        <w:rPr>
          <w:rFonts w:asciiTheme="majorHAnsi" w:eastAsia="Times New Roman" w:hAnsiTheme="majorHAnsi" w:cstheme="majorBidi"/>
          <w:color w:val="0A0A0A"/>
          <w:lang w:eastAsia="en-GB"/>
        </w:rPr>
        <w:t xml:space="preserve"> </w:t>
      </w:r>
      <w:r w:rsidR="4A5EE0AC" w:rsidRPr="00A700C7">
        <w:rPr>
          <w:rFonts w:asciiTheme="majorHAnsi" w:eastAsia="Times New Roman" w:hAnsiTheme="majorHAnsi" w:cstheme="majorBidi"/>
          <w:color w:val="0A0A0A"/>
          <w:lang w:eastAsia="en-GB"/>
        </w:rPr>
        <w:t>IDE</w:t>
      </w:r>
      <w:r w:rsidRPr="00A700C7">
        <w:rPr>
          <w:rFonts w:asciiTheme="majorHAnsi" w:eastAsia="Times New Roman" w:hAnsiTheme="majorHAnsi" w:cstheme="majorBidi"/>
          <w:color w:val="0A0A0A"/>
          <w:lang w:eastAsia="en-GB"/>
        </w:rPr>
        <w:t xml:space="preserve"> to develop a Python application that satisfies the requirements and guidelines.</w:t>
      </w:r>
    </w:p>
    <w:p w14:paraId="6020437B" w14:textId="672D8752" w:rsidR="00E01CB7" w:rsidRPr="00E01CB7" w:rsidRDefault="00E01CB7" w:rsidP="003552FD">
      <w:pPr>
        <w:jc w:val="both"/>
        <w:rPr>
          <w:rFonts w:asciiTheme="majorHAnsi" w:eastAsia="Times New Roman" w:hAnsiTheme="majorHAnsi" w:cstheme="majorHAnsi"/>
          <w:color w:val="0A0A0A"/>
          <w:szCs w:val="21"/>
          <w:highlight w:val="yellow"/>
          <w:lang w:eastAsia="en-GB"/>
        </w:rPr>
      </w:pPr>
    </w:p>
    <w:p w14:paraId="1BCD01C2" w14:textId="7E863DC4" w:rsidR="003552FD" w:rsidRDefault="003552FD" w:rsidP="003552FD">
      <w:pPr>
        <w:jc w:val="both"/>
        <w:rPr>
          <w:rFonts w:asciiTheme="majorHAnsi" w:eastAsia="Times New Roman" w:hAnsiTheme="majorHAnsi" w:cstheme="majorHAnsi"/>
          <w:color w:val="0A0A0A"/>
          <w:szCs w:val="21"/>
          <w:lang w:eastAsia="en-GB"/>
        </w:rPr>
      </w:pPr>
    </w:p>
    <w:p w14:paraId="10B2E6B0" w14:textId="77777777" w:rsidR="003552FD" w:rsidRDefault="003552FD" w:rsidP="003552FD">
      <w:pPr>
        <w:jc w:val="both"/>
        <w:rPr>
          <w:b/>
        </w:rPr>
      </w:pPr>
      <w:r>
        <w:rPr>
          <w:b/>
        </w:rPr>
        <w:t>Evidence required:</w:t>
      </w:r>
    </w:p>
    <w:p w14:paraId="3A48A16A"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699367ED" w14:textId="7ADB20FF" w:rsidR="003552FD" w:rsidRPr="003552FD" w:rsidRDefault="003552FD" w:rsidP="003552FD">
      <w:pPr>
        <w:pStyle w:val="ListParagraph"/>
        <w:numPr>
          <w:ilvl w:val="0"/>
          <w:numId w:val="32"/>
        </w:numPr>
        <w:tabs>
          <w:tab w:val="left" w:pos="1418"/>
        </w:tabs>
        <w:ind w:left="851" w:hanging="284"/>
        <w:jc w:val="both"/>
        <w:rPr>
          <w:b/>
        </w:rPr>
      </w:pPr>
      <w:r w:rsidRPr="003500AE">
        <w:rPr>
          <w:b/>
          <w:highlight w:val="yellow"/>
        </w:rPr>
        <w:t>A zip file of all coding artefacts</w:t>
      </w:r>
      <w:r>
        <w:rPr>
          <w:b/>
        </w:rPr>
        <w:t>,</w:t>
      </w:r>
      <w:r w:rsidRPr="003552FD">
        <w:rPr>
          <w:b/>
        </w:rPr>
        <w:t xml:space="preserve"> </w:t>
      </w:r>
      <w:r w:rsidRPr="003500AE">
        <w:rPr>
          <w:b/>
          <w:highlight w:val="yellow"/>
        </w:rPr>
        <w:t>including automated unit tests</w:t>
      </w:r>
      <w:r w:rsidRPr="003552FD">
        <w:rPr>
          <w:b/>
        </w:rPr>
        <w:t xml:space="preserve"> if applicable</w:t>
      </w:r>
      <w:r>
        <w:rPr>
          <w:b/>
        </w:rPr>
        <w:t>. This should</w:t>
      </w:r>
      <w:r w:rsidRPr="003552FD">
        <w:rPr>
          <w:b/>
        </w:rPr>
        <w:t xml:space="preserve"> enable the </w:t>
      </w:r>
      <w:r>
        <w:rPr>
          <w:b/>
        </w:rPr>
        <w:t xml:space="preserve">application </w:t>
      </w:r>
      <w:r w:rsidRPr="003552FD">
        <w:rPr>
          <w:b/>
        </w:rPr>
        <w:t>to be run and tested by your tutor.</w:t>
      </w:r>
    </w:p>
    <w:p w14:paraId="01CCE046" w14:textId="79123271" w:rsidR="003552FD" w:rsidRDefault="003552FD" w:rsidP="003552FD">
      <w:pPr>
        <w:pStyle w:val="ListParagraph"/>
        <w:numPr>
          <w:ilvl w:val="0"/>
          <w:numId w:val="32"/>
        </w:numPr>
        <w:tabs>
          <w:tab w:val="left" w:pos="1418"/>
        </w:tabs>
        <w:ind w:left="851" w:hanging="284"/>
        <w:jc w:val="both"/>
        <w:rPr>
          <w:b/>
        </w:rPr>
      </w:pPr>
      <w:r>
        <w:rPr>
          <w:b/>
        </w:rPr>
        <w:t xml:space="preserve">Also, </w:t>
      </w:r>
      <w:r w:rsidRPr="003500AE">
        <w:rPr>
          <w:b/>
          <w:highlight w:val="yellow"/>
        </w:rPr>
        <w:t>include the source code for all coding artefacts as text (copy/paste) in the appendices</w:t>
      </w:r>
      <w:r>
        <w:rPr>
          <w:b/>
        </w:rPr>
        <w:t>.</w:t>
      </w:r>
    </w:p>
    <w:p w14:paraId="6098F918"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0C9A8518" w14:textId="77777777" w:rsidR="001F6A95" w:rsidRDefault="001F6A95">
      <w:pPr>
        <w:rPr>
          <w:color w:val="4472C4" w:themeColor="accent5"/>
          <w:sz w:val="26"/>
          <w:szCs w:val="26"/>
        </w:rPr>
      </w:pPr>
      <w:r>
        <w:rPr>
          <w:color w:val="4472C4" w:themeColor="accent5"/>
          <w:sz w:val="26"/>
          <w:szCs w:val="26"/>
        </w:rPr>
        <w:br w:type="page"/>
      </w:r>
    </w:p>
    <w:p w14:paraId="1373FB86" w14:textId="1AC5A92E" w:rsidR="00126F48" w:rsidRPr="003552FD" w:rsidRDefault="7AEAC2B0" w:rsidP="003552FD">
      <w:pPr>
        <w:tabs>
          <w:tab w:val="left" w:pos="1418"/>
        </w:tabs>
        <w:jc w:val="both"/>
        <w:rPr>
          <w:color w:val="4472C4" w:themeColor="accent5"/>
          <w:sz w:val="26"/>
          <w:szCs w:val="26"/>
        </w:rPr>
      </w:pPr>
      <w:r w:rsidRPr="076C3CC0">
        <w:rPr>
          <w:color w:val="4472C4" w:themeColor="accent5"/>
          <w:sz w:val="26"/>
          <w:szCs w:val="26"/>
        </w:rPr>
        <w:lastRenderedPageBreak/>
        <w:t xml:space="preserve">Task </w:t>
      </w:r>
      <w:r w:rsidR="11573121" w:rsidRPr="076C3CC0">
        <w:rPr>
          <w:color w:val="4472C4" w:themeColor="accent5"/>
          <w:sz w:val="26"/>
          <w:szCs w:val="26"/>
        </w:rPr>
        <w:t>3</w:t>
      </w:r>
      <w:r w:rsidRPr="076C3CC0">
        <w:rPr>
          <w:color w:val="4472C4" w:themeColor="accent5"/>
          <w:sz w:val="26"/>
          <w:szCs w:val="26"/>
        </w:rPr>
        <w:t xml:space="preserve">: </w:t>
      </w:r>
      <w:r w:rsidR="5757AD97" w:rsidRPr="076C3CC0">
        <w:rPr>
          <w:color w:val="4472C4" w:themeColor="accent5"/>
          <w:sz w:val="26"/>
          <w:szCs w:val="26"/>
        </w:rPr>
        <w:t>Testing and</w:t>
      </w:r>
      <w:r w:rsidR="4B3E0506" w:rsidRPr="076C3CC0">
        <w:rPr>
          <w:color w:val="4472C4" w:themeColor="accent5"/>
          <w:sz w:val="26"/>
          <w:szCs w:val="26"/>
        </w:rPr>
        <w:t xml:space="preserve"> the</w:t>
      </w:r>
      <w:r w:rsidR="5757AD97" w:rsidRPr="076C3CC0">
        <w:rPr>
          <w:color w:val="4472C4" w:themeColor="accent5"/>
          <w:sz w:val="26"/>
          <w:szCs w:val="26"/>
        </w:rPr>
        <w:t xml:space="preserve"> Manual </w:t>
      </w:r>
      <w:r w:rsidRPr="076C3CC0">
        <w:rPr>
          <w:color w:val="4472C4" w:themeColor="accent5"/>
          <w:sz w:val="26"/>
          <w:szCs w:val="26"/>
        </w:rPr>
        <w:t>Test Plan (</w:t>
      </w:r>
      <w:r w:rsidR="39EE9B12" w:rsidRPr="076C3CC0">
        <w:rPr>
          <w:color w:val="4472C4" w:themeColor="accent5"/>
          <w:sz w:val="26"/>
          <w:szCs w:val="26"/>
        </w:rPr>
        <w:t>2</w:t>
      </w:r>
      <w:r w:rsidR="6B2B44D7" w:rsidRPr="076C3CC0">
        <w:rPr>
          <w:color w:val="4472C4" w:themeColor="accent5"/>
          <w:sz w:val="26"/>
          <w:szCs w:val="26"/>
        </w:rPr>
        <w:t>0%</w:t>
      </w:r>
      <w:r w:rsidRPr="076C3CC0">
        <w:rPr>
          <w:color w:val="4472C4" w:themeColor="accent5"/>
          <w:sz w:val="26"/>
          <w:szCs w:val="26"/>
        </w:rPr>
        <w:t>)</w:t>
      </w:r>
    </w:p>
    <w:p w14:paraId="0987F570" w14:textId="77777777"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7729E2A4" w14:textId="2DEA30CE" w:rsidR="006907D4" w:rsidRDefault="577EE783" w:rsidP="2977A923">
      <w:pPr>
        <w:shd w:val="clear" w:color="auto" w:fill="FEFEFE"/>
        <w:jc w:val="both"/>
        <w:rPr>
          <w:rFonts w:asciiTheme="majorHAnsi" w:eastAsia="Times New Roman" w:hAnsiTheme="majorHAnsi" w:cstheme="majorBidi"/>
          <w:color w:val="0A0A0A"/>
          <w:lang w:eastAsia="en-GB"/>
        </w:rPr>
      </w:pPr>
      <w:r w:rsidRPr="003500AE">
        <w:rPr>
          <w:rFonts w:asciiTheme="majorHAnsi" w:eastAsia="Times New Roman" w:hAnsiTheme="majorHAnsi" w:cstheme="majorBidi"/>
          <w:color w:val="0A0A0A"/>
          <w:highlight w:val="yellow"/>
          <w:lang w:eastAsia="en-GB"/>
        </w:rPr>
        <w:t xml:space="preserve">Testing should be done using a Manual Test Plan </w:t>
      </w:r>
      <w:r w:rsidRPr="003500AE">
        <w:rPr>
          <w:rFonts w:asciiTheme="majorHAnsi" w:eastAsia="Times New Roman" w:hAnsiTheme="majorHAnsi" w:cstheme="majorBidi"/>
          <w:color w:val="000000" w:themeColor="text1"/>
          <w:highlight w:val="yellow"/>
          <w:lang w:eastAsia="en-GB"/>
        </w:rPr>
        <w:t xml:space="preserve">and by making use of </w:t>
      </w:r>
      <w:proofErr w:type="spellStart"/>
      <w:r w:rsidRPr="003500AE">
        <w:rPr>
          <w:rFonts w:asciiTheme="majorHAnsi" w:eastAsia="Times New Roman" w:hAnsiTheme="majorHAnsi" w:cstheme="majorBidi"/>
          <w:color w:val="0A0A0A"/>
          <w:highlight w:val="yellow"/>
          <w:lang w:eastAsia="en-GB"/>
        </w:rPr>
        <w:t>Pytest</w:t>
      </w:r>
      <w:proofErr w:type="spellEnd"/>
      <w:r w:rsidRPr="003500AE">
        <w:rPr>
          <w:rFonts w:asciiTheme="majorHAnsi" w:eastAsia="Times New Roman" w:hAnsiTheme="majorHAnsi" w:cstheme="majorBidi"/>
          <w:color w:val="0A0A0A"/>
          <w:highlight w:val="yellow"/>
          <w:lang w:eastAsia="en-GB"/>
        </w:rPr>
        <w:t xml:space="preserve"> </w:t>
      </w:r>
      <w:r w:rsidR="0C53F1BC" w:rsidRPr="003500AE">
        <w:rPr>
          <w:rFonts w:asciiTheme="majorHAnsi" w:eastAsia="Times New Roman" w:hAnsiTheme="majorHAnsi" w:cstheme="majorBidi"/>
          <w:color w:val="0A0A0A"/>
          <w:highlight w:val="yellow"/>
          <w:lang w:eastAsia="en-GB"/>
        </w:rPr>
        <w:t xml:space="preserve">a </w:t>
      </w:r>
      <w:r w:rsidRPr="003500AE">
        <w:rPr>
          <w:rFonts w:asciiTheme="majorHAnsi" w:eastAsia="Times New Roman" w:hAnsiTheme="majorHAnsi" w:cstheme="majorBidi"/>
          <w:color w:val="0A0A0A"/>
          <w:highlight w:val="yellow"/>
          <w:lang w:eastAsia="en-GB"/>
        </w:rPr>
        <w:t xml:space="preserve">Python automated testing </w:t>
      </w:r>
      <w:r w:rsidR="315D0F74" w:rsidRPr="003500AE">
        <w:rPr>
          <w:rFonts w:asciiTheme="majorHAnsi" w:eastAsia="Times New Roman" w:hAnsiTheme="majorHAnsi" w:cstheme="majorBidi"/>
          <w:color w:val="0A0A0A"/>
          <w:highlight w:val="yellow"/>
          <w:lang w:eastAsia="en-GB"/>
        </w:rPr>
        <w:t>framework</w:t>
      </w:r>
      <w:r w:rsidRPr="003500AE">
        <w:rPr>
          <w:rFonts w:asciiTheme="majorHAnsi" w:eastAsia="Times New Roman" w:hAnsiTheme="majorHAnsi" w:cstheme="majorBidi"/>
          <w:color w:val="0A0A0A"/>
          <w:highlight w:val="yellow"/>
          <w:lang w:eastAsia="en-GB"/>
        </w:rPr>
        <w:t>).</w:t>
      </w:r>
      <w:r w:rsidRPr="2977A923">
        <w:rPr>
          <w:rFonts w:asciiTheme="majorHAnsi" w:eastAsia="Times New Roman" w:hAnsiTheme="majorHAnsi" w:cstheme="majorBidi"/>
          <w:color w:val="0A0A0A"/>
          <w:lang w:eastAsia="en-GB"/>
        </w:rPr>
        <w:t xml:space="preserve"> </w:t>
      </w:r>
    </w:p>
    <w:p w14:paraId="58AE199A" w14:textId="7C48C2D5" w:rsidR="006907D4" w:rsidRDefault="006907D4" w:rsidP="2977A923">
      <w:pPr>
        <w:shd w:val="clear" w:color="auto" w:fill="FEFEFE"/>
        <w:jc w:val="both"/>
        <w:rPr>
          <w:rFonts w:asciiTheme="majorHAnsi" w:eastAsia="Times New Roman" w:hAnsiTheme="majorHAnsi" w:cstheme="majorBidi"/>
          <w:color w:val="0A0A0A"/>
          <w:lang w:eastAsia="en-GB"/>
        </w:rPr>
      </w:pPr>
    </w:p>
    <w:p w14:paraId="51418ED9" w14:textId="4A798941" w:rsidR="006907D4" w:rsidRDefault="11573121" w:rsidP="2977A923">
      <w:pPr>
        <w:shd w:val="clear" w:color="auto" w:fill="FEFEFE"/>
        <w:jc w:val="both"/>
        <w:rPr>
          <w:rFonts w:asciiTheme="majorHAnsi" w:eastAsia="Times New Roman" w:hAnsiTheme="majorHAnsi" w:cstheme="majorBidi"/>
          <w:color w:val="0A0A0A"/>
          <w:lang w:eastAsia="en-GB"/>
        </w:rPr>
      </w:pPr>
      <w:r w:rsidRPr="003500AE">
        <w:rPr>
          <w:rFonts w:asciiTheme="majorHAnsi" w:eastAsia="Times New Roman" w:hAnsiTheme="majorHAnsi" w:cstheme="majorBidi"/>
          <w:color w:val="0A0A0A"/>
          <w:highlight w:val="yellow"/>
          <w:lang w:eastAsia="en-GB"/>
        </w:rPr>
        <w:t xml:space="preserve">Create and document a </w:t>
      </w:r>
      <w:r w:rsidR="01431FFB" w:rsidRPr="003500AE">
        <w:rPr>
          <w:rFonts w:asciiTheme="majorHAnsi" w:eastAsia="Times New Roman" w:hAnsiTheme="majorHAnsi" w:cstheme="majorBidi"/>
          <w:color w:val="0A0A0A"/>
          <w:highlight w:val="yellow"/>
          <w:lang w:eastAsia="en-GB"/>
        </w:rPr>
        <w:t>Manual</w:t>
      </w:r>
      <w:r w:rsidR="40A22AC8" w:rsidRPr="003500AE">
        <w:rPr>
          <w:rFonts w:asciiTheme="majorHAnsi" w:eastAsia="Times New Roman" w:hAnsiTheme="majorHAnsi" w:cstheme="majorBidi"/>
          <w:color w:val="0A0A0A"/>
          <w:highlight w:val="yellow"/>
          <w:lang w:eastAsia="en-GB"/>
        </w:rPr>
        <w:t xml:space="preserve"> </w:t>
      </w:r>
      <w:r w:rsidRPr="003500AE">
        <w:rPr>
          <w:rFonts w:asciiTheme="majorHAnsi" w:eastAsia="Times New Roman" w:hAnsiTheme="majorHAnsi" w:cstheme="majorBidi"/>
          <w:color w:val="0A0A0A"/>
          <w:highlight w:val="yellow"/>
          <w:lang w:eastAsia="en-GB"/>
        </w:rPr>
        <w:t xml:space="preserve">Test Plan </w:t>
      </w:r>
      <w:r w:rsidR="2BF81AFF" w:rsidRPr="003500AE">
        <w:rPr>
          <w:rFonts w:asciiTheme="majorHAnsi" w:eastAsia="Times New Roman" w:hAnsiTheme="majorHAnsi" w:cstheme="majorBidi"/>
          <w:color w:val="0A0A0A"/>
          <w:highlight w:val="yellow"/>
          <w:lang w:eastAsia="en-GB"/>
        </w:rPr>
        <w:t>(</w:t>
      </w:r>
      <w:r w:rsidR="6D5EFC20" w:rsidRPr="003500AE">
        <w:rPr>
          <w:rFonts w:asciiTheme="majorHAnsi" w:eastAsia="Times New Roman" w:hAnsiTheme="majorHAnsi" w:cstheme="majorBidi"/>
          <w:color w:val="0A0A0A"/>
          <w:highlight w:val="yellow"/>
          <w:lang w:eastAsia="en-GB"/>
        </w:rPr>
        <w:t xml:space="preserve">i.e. a </w:t>
      </w:r>
      <w:r w:rsidR="2BF81AFF" w:rsidRPr="003500AE">
        <w:rPr>
          <w:rFonts w:asciiTheme="majorHAnsi" w:eastAsia="Times New Roman" w:hAnsiTheme="majorHAnsi" w:cstheme="majorBidi"/>
          <w:color w:val="0A0A0A"/>
          <w:highlight w:val="yellow"/>
          <w:lang w:eastAsia="en-GB"/>
        </w:rPr>
        <w:t xml:space="preserve">table containing </w:t>
      </w:r>
      <w:r w:rsidR="6D5EFC20" w:rsidRPr="003500AE">
        <w:rPr>
          <w:rFonts w:asciiTheme="majorHAnsi" w:eastAsia="Times New Roman" w:hAnsiTheme="majorHAnsi" w:cstheme="majorBidi"/>
          <w:color w:val="0A0A0A"/>
          <w:highlight w:val="yellow"/>
          <w:lang w:eastAsia="en-GB"/>
        </w:rPr>
        <w:t>a list of tests</w:t>
      </w:r>
      <w:r w:rsidR="2BF81AFF" w:rsidRPr="003500AE">
        <w:rPr>
          <w:rFonts w:asciiTheme="majorHAnsi" w:eastAsia="Times New Roman" w:hAnsiTheme="majorHAnsi" w:cstheme="majorBidi"/>
          <w:color w:val="0A0A0A"/>
          <w:highlight w:val="yellow"/>
          <w:lang w:eastAsia="en-GB"/>
        </w:rPr>
        <w:t>)</w:t>
      </w:r>
      <w:r w:rsidR="6D5EFC20" w:rsidRPr="2977A923">
        <w:rPr>
          <w:rFonts w:asciiTheme="majorHAnsi" w:eastAsia="Times New Roman" w:hAnsiTheme="majorHAnsi" w:cstheme="majorBidi"/>
          <w:color w:val="0A0A0A"/>
          <w:lang w:eastAsia="en-GB"/>
        </w:rPr>
        <w:t xml:space="preserve"> </w:t>
      </w:r>
      <w:r w:rsidRPr="2977A923">
        <w:rPr>
          <w:rFonts w:asciiTheme="majorHAnsi" w:eastAsia="Times New Roman" w:hAnsiTheme="majorHAnsi" w:cstheme="majorBidi"/>
          <w:color w:val="0A0A0A"/>
          <w:lang w:eastAsia="en-GB"/>
        </w:rPr>
        <w:t xml:space="preserve">for the application including </w:t>
      </w:r>
      <w:r w:rsidRPr="003500AE">
        <w:rPr>
          <w:rFonts w:asciiTheme="majorHAnsi" w:eastAsia="Times New Roman" w:hAnsiTheme="majorHAnsi" w:cstheme="majorBidi"/>
          <w:color w:val="0A0A0A"/>
          <w:highlight w:val="yellow"/>
          <w:lang w:eastAsia="en-GB"/>
        </w:rPr>
        <w:t>test data, actions</w:t>
      </w:r>
      <w:r w:rsidR="40A22AC8" w:rsidRPr="003500AE">
        <w:rPr>
          <w:rFonts w:asciiTheme="majorHAnsi" w:eastAsia="Times New Roman" w:hAnsiTheme="majorHAnsi" w:cstheme="majorBidi"/>
          <w:color w:val="0A0A0A"/>
          <w:highlight w:val="yellow"/>
          <w:lang w:eastAsia="en-GB"/>
        </w:rPr>
        <w:t xml:space="preserve">, </w:t>
      </w:r>
      <w:r w:rsidRPr="003500AE">
        <w:rPr>
          <w:rFonts w:asciiTheme="majorHAnsi" w:eastAsia="Times New Roman" w:hAnsiTheme="majorHAnsi" w:cstheme="majorBidi"/>
          <w:color w:val="0A0A0A"/>
          <w:highlight w:val="yellow"/>
          <w:lang w:eastAsia="en-GB"/>
        </w:rPr>
        <w:t>expected results</w:t>
      </w:r>
      <w:r w:rsidR="40A22AC8" w:rsidRPr="003500AE">
        <w:rPr>
          <w:rFonts w:asciiTheme="majorHAnsi" w:eastAsia="Times New Roman" w:hAnsiTheme="majorHAnsi" w:cstheme="majorBidi"/>
          <w:color w:val="0A0A0A"/>
          <w:highlight w:val="yellow"/>
          <w:lang w:eastAsia="en-GB"/>
        </w:rPr>
        <w:t xml:space="preserve"> and test evidence</w:t>
      </w:r>
      <w:r w:rsidRPr="2977A923">
        <w:rPr>
          <w:rFonts w:asciiTheme="majorHAnsi" w:eastAsia="Times New Roman" w:hAnsiTheme="majorHAnsi" w:cstheme="majorBidi"/>
          <w:color w:val="0A0A0A"/>
          <w:lang w:eastAsia="en-GB"/>
        </w:rPr>
        <w:t xml:space="preserve">. Test the actual application, </w:t>
      </w:r>
      <w:r w:rsidRPr="003500AE">
        <w:rPr>
          <w:rFonts w:asciiTheme="majorHAnsi" w:eastAsia="Times New Roman" w:hAnsiTheme="majorHAnsi" w:cstheme="majorBidi"/>
          <w:color w:val="0A0A0A"/>
          <w:highlight w:val="yellow"/>
          <w:lang w:eastAsia="en-GB"/>
        </w:rPr>
        <w:t xml:space="preserve">checking the actual results with the expected results </w:t>
      </w:r>
      <w:r w:rsidR="48039D47" w:rsidRPr="003500AE">
        <w:rPr>
          <w:rFonts w:asciiTheme="majorHAnsi" w:eastAsia="Times New Roman" w:hAnsiTheme="majorHAnsi" w:cstheme="majorBidi"/>
          <w:color w:val="0A0A0A"/>
          <w:highlight w:val="yellow"/>
          <w:lang w:eastAsia="en-GB"/>
        </w:rPr>
        <w:t>and recording the outcome including test evidence (screenshots)</w:t>
      </w:r>
      <w:r w:rsidR="48039D47" w:rsidRPr="2977A923">
        <w:rPr>
          <w:rFonts w:asciiTheme="majorHAnsi" w:eastAsia="Times New Roman" w:hAnsiTheme="majorHAnsi" w:cstheme="majorBidi"/>
          <w:color w:val="0A0A0A"/>
          <w:lang w:eastAsia="en-GB"/>
        </w:rPr>
        <w:t xml:space="preserve"> </w:t>
      </w:r>
    </w:p>
    <w:p w14:paraId="5C03AF39" w14:textId="77777777" w:rsidR="006907D4" w:rsidRDefault="006907D4" w:rsidP="003552FD">
      <w:pPr>
        <w:shd w:val="clear" w:color="auto" w:fill="FEFEFE"/>
        <w:jc w:val="both"/>
        <w:rPr>
          <w:rFonts w:asciiTheme="majorHAnsi" w:eastAsia="Times New Roman" w:hAnsiTheme="majorHAnsi" w:cstheme="majorHAnsi"/>
          <w:color w:val="0A0A0A"/>
          <w:szCs w:val="21"/>
          <w:lang w:eastAsia="en-GB"/>
        </w:rPr>
      </w:pPr>
    </w:p>
    <w:p w14:paraId="6B9609BD" w14:textId="0B4D662E" w:rsidR="00126F48" w:rsidRPr="006907D4" w:rsidRDefault="00CA49E8" w:rsidP="003552FD">
      <w:pPr>
        <w:shd w:val="clear" w:color="auto" w:fill="FEFEFE"/>
        <w:jc w:val="both"/>
        <w:rPr>
          <w:rFonts w:asciiTheme="majorHAnsi" w:eastAsia="Times New Roman" w:hAnsiTheme="majorHAnsi" w:cstheme="majorHAnsi"/>
          <w:b/>
          <w:bCs/>
          <w:color w:val="0A0A0A"/>
          <w:szCs w:val="21"/>
          <w:lang w:eastAsia="en-GB"/>
        </w:rPr>
      </w:pPr>
      <w:r w:rsidRPr="00D410A2">
        <w:rPr>
          <w:rFonts w:asciiTheme="majorHAnsi" w:eastAsia="Times New Roman" w:hAnsiTheme="majorHAnsi" w:cstheme="majorHAnsi"/>
          <w:color w:val="0A0A0A"/>
          <w:szCs w:val="21"/>
          <w:lang w:eastAsia="en-GB"/>
        </w:rPr>
        <w:t>To enable a comprehensive set of te</w:t>
      </w:r>
      <w:r w:rsidR="006907D4" w:rsidRPr="00D410A2">
        <w:rPr>
          <w:rFonts w:asciiTheme="majorHAnsi" w:eastAsia="Times New Roman" w:hAnsiTheme="majorHAnsi" w:cstheme="majorHAnsi"/>
          <w:color w:val="0A0A0A"/>
          <w:szCs w:val="21"/>
          <w:lang w:eastAsia="en-GB"/>
        </w:rPr>
        <w:t>s</w:t>
      </w:r>
      <w:r w:rsidRPr="00D410A2">
        <w:rPr>
          <w:rFonts w:asciiTheme="majorHAnsi" w:eastAsia="Times New Roman" w:hAnsiTheme="majorHAnsi" w:cstheme="majorHAnsi"/>
          <w:color w:val="0A0A0A"/>
          <w:szCs w:val="21"/>
          <w:lang w:eastAsia="en-GB"/>
        </w:rPr>
        <w:t xml:space="preserve">ts </w:t>
      </w:r>
      <w:r w:rsidR="006907D4" w:rsidRPr="00D410A2">
        <w:rPr>
          <w:rFonts w:asciiTheme="majorHAnsi" w:eastAsia="Times New Roman" w:hAnsiTheme="majorHAnsi" w:cstheme="majorHAnsi"/>
          <w:color w:val="0A0A0A"/>
          <w:szCs w:val="21"/>
          <w:lang w:eastAsia="en-GB"/>
        </w:rPr>
        <w:t xml:space="preserve">to be written </w:t>
      </w:r>
      <w:r w:rsidRPr="00D410A2">
        <w:rPr>
          <w:rFonts w:asciiTheme="majorHAnsi" w:eastAsia="Times New Roman" w:hAnsiTheme="majorHAnsi" w:cstheme="majorHAnsi"/>
          <w:color w:val="0A0A0A"/>
          <w:szCs w:val="21"/>
          <w:lang w:eastAsia="en-GB"/>
        </w:rPr>
        <w:t>t</w:t>
      </w:r>
      <w:r w:rsidR="00847777" w:rsidRPr="00D410A2">
        <w:rPr>
          <w:rFonts w:asciiTheme="majorHAnsi" w:eastAsia="Times New Roman" w:hAnsiTheme="majorHAnsi" w:cstheme="majorHAnsi"/>
          <w:color w:val="0A0A0A"/>
          <w:szCs w:val="21"/>
          <w:lang w:eastAsia="en-GB"/>
        </w:rPr>
        <w:t xml:space="preserve">he table </w:t>
      </w:r>
      <w:r w:rsidR="00D410A2">
        <w:rPr>
          <w:rFonts w:asciiTheme="majorHAnsi" w:eastAsia="Times New Roman" w:hAnsiTheme="majorHAnsi" w:cstheme="majorHAnsi"/>
          <w:color w:val="0A0A0A"/>
          <w:szCs w:val="21"/>
          <w:lang w:eastAsia="en-GB"/>
        </w:rPr>
        <w:t xml:space="preserve">of </w:t>
      </w:r>
      <w:r w:rsidR="00D410A2" w:rsidRPr="00D410A2">
        <w:rPr>
          <w:rFonts w:asciiTheme="majorHAnsi" w:eastAsia="Times New Roman" w:hAnsiTheme="majorHAnsi" w:cstheme="majorHAnsi"/>
          <w:color w:val="0A0A0A"/>
          <w:szCs w:val="21"/>
          <w:lang w:eastAsia="en-GB"/>
        </w:rPr>
        <w:t>tests</w:t>
      </w:r>
      <w:r w:rsidR="00D410A2">
        <w:rPr>
          <w:rFonts w:asciiTheme="majorHAnsi" w:eastAsia="Times New Roman" w:hAnsiTheme="majorHAnsi" w:cstheme="majorHAnsi"/>
          <w:b/>
          <w:bCs/>
          <w:color w:val="0A0A0A"/>
          <w:szCs w:val="21"/>
          <w:lang w:eastAsia="en-GB"/>
        </w:rPr>
        <w:t xml:space="preserve"> </w:t>
      </w:r>
      <w:r w:rsidR="00847777" w:rsidRPr="006907D4">
        <w:rPr>
          <w:rFonts w:asciiTheme="majorHAnsi" w:eastAsia="Times New Roman" w:hAnsiTheme="majorHAnsi" w:cstheme="majorHAnsi"/>
          <w:b/>
          <w:bCs/>
          <w:color w:val="0A0A0A"/>
          <w:szCs w:val="21"/>
          <w:lang w:eastAsia="en-GB"/>
        </w:rPr>
        <w:t>is excluded from the wordcount</w:t>
      </w:r>
      <w:r w:rsidR="006907D4" w:rsidRPr="006907D4">
        <w:rPr>
          <w:rFonts w:asciiTheme="majorHAnsi" w:eastAsia="Times New Roman" w:hAnsiTheme="majorHAnsi" w:cstheme="majorHAnsi"/>
          <w:b/>
          <w:bCs/>
          <w:color w:val="0A0A0A"/>
          <w:szCs w:val="21"/>
          <w:lang w:eastAsia="en-GB"/>
        </w:rPr>
        <w:t>.</w:t>
      </w:r>
    </w:p>
    <w:p w14:paraId="7160E024" w14:textId="1BC865B3"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71F24F67" w14:textId="739DDE83" w:rsidR="003552FD" w:rsidRDefault="18E21A7B" w:rsidP="2977A923">
      <w:pPr>
        <w:shd w:val="clear" w:color="auto" w:fill="FEFEFE"/>
        <w:jc w:val="both"/>
        <w:rPr>
          <w:rFonts w:asciiTheme="majorHAnsi" w:eastAsia="Times New Roman" w:hAnsiTheme="majorHAnsi" w:cstheme="majorBidi"/>
          <w:color w:val="0A0A0A"/>
          <w:lang w:eastAsia="en-GB"/>
        </w:rPr>
      </w:pPr>
      <w:r w:rsidRPr="2977A923">
        <w:rPr>
          <w:rFonts w:asciiTheme="majorHAnsi" w:eastAsia="Times New Roman" w:hAnsiTheme="majorHAnsi" w:cstheme="majorBidi"/>
          <w:color w:val="0A0A0A"/>
          <w:lang w:eastAsia="en-GB"/>
        </w:rPr>
        <w:t xml:space="preserve">Finally, </w:t>
      </w:r>
      <w:r w:rsidRPr="00CC107D">
        <w:rPr>
          <w:rFonts w:asciiTheme="majorHAnsi" w:eastAsia="Times New Roman" w:hAnsiTheme="majorHAnsi" w:cstheme="majorBidi"/>
          <w:color w:val="0A0A0A"/>
          <w:highlight w:val="yellow"/>
          <w:lang w:eastAsia="en-GB"/>
        </w:rPr>
        <w:t>i</w:t>
      </w:r>
      <w:r w:rsidR="1EE0507E" w:rsidRPr="00CC107D">
        <w:rPr>
          <w:rFonts w:asciiTheme="majorHAnsi" w:eastAsia="Times New Roman" w:hAnsiTheme="majorHAnsi" w:cstheme="majorBidi"/>
          <w:color w:val="0A0A0A"/>
          <w:highlight w:val="yellow"/>
          <w:lang w:eastAsia="en-GB"/>
        </w:rPr>
        <w:t xml:space="preserve">nclude a short explanation of the rationale behind the </w:t>
      </w:r>
      <w:r w:rsidR="1068F7A4" w:rsidRPr="00CC107D">
        <w:rPr>
          <w:rFonts w:asciiTheme="majorHAnsi" w:eastAsia="Times New Roman" w:hAnsiTheme="majorHAnsi" w:cstheme="majorBidi"/>
          <w:color w:val="0A0A0A"/>
          <w:highlight w:val="yellow"/>
          <w:lang w:eastAsia="en-GB"/>
        </w:rPr>
        <w:t xml:space="preserve">overall </w:t>
      </w:r>
      <w:r w:rsidR="1EE0507E" w:rsidRPr="00CC107D">
        <w:rPr>
          <w:rFonts w:asciiTheme="majorHAnsi" w:eastAsia="Times New Roman" w:hAnsiTheme="majorHAnsi" w:cstheme="majorBidi"/>
          <w:color w:val="0A0A0A"/>
          <w:highlight w:val="yellow"/>
          <w:lang w:eastAsia="en-GB"/>
        </w:rPr>
        <w:t xml:space="preserve">test </w:t>
      </w:r>
      <w:r w:rsidR="1068F7A4" w:rsidRPr="00CC107D">
        <w:rPr>
          <w:rFonts w:asciiTheme="majorHAnsi" w:eastAsia="Times New Roman" w:hAnsiTheme="majorHAnsi" w:cstheme="majorBidi"/>
          <w:color w:val="0A0A0A"/>
          <w:highlight w:val="yellow"/>
          <w:lang w:eastAsia="en-GB"/>
        </w:rPr>
        <w:t xml:space="preserve">strategy </w:t>
      </w:r>
      <w:r w:rsidR="1EE0507E" w:rsidRPr="00CC107D">
        <w:rPr>
          <w:rFonts w:asciiTheme="majorHAnsi" w:eastAsia="Times New Roman" w:hAnsiTheme="majorHAnsi" w:cstheme="majorBidi"/>
          <w:color w:val="0A0A0A"/>
          <w:highlight w:val="yellow"/>
          <w:lang w:eastAsia="en-GB"/>
        </w:rPr>
        <w:t xml:space="preserve">in terms of test coverage and </w:t>
      </w:r>
      <w:r w:rsidR="1021BEBA" w:rsidRPr="00CC107D">
        <w:rPr>
          <w:rFonts w:asciiTheme="majorHAnsi" w:eastAsia="Times New Roman" w:hAnsiTheme="majorHAnsi" w:cstheme="majorBidi"/>
          <w:color w:val="0A0A0A"/>
          <w:highlight w:val="yellow"/>
          <w:lang w:eastAsia="en-GB"/>
        </w:rPr>
        <w:t xml:space="preserve">complimentary nature of </w:t>
      </w:r>
      <w:r w:rsidR="1EE0507E" w:rsidRPr="00CC107D">
        <w:rPr>
          <w:rFonts w:asciiTheme="majorHAnsi" w:eastAsia="Times New Roman" w:hAnsiTheme="majorHAnsi" w:cstheme="majorBidi"/>
          <w:color w:val="0A0A0A"/>
          <w:highlight w:val="yellow"/>
          <w:lang w:eastAsia="en-GB"/>
        </w:rPr>
        <w:t xml:space="preserve">automated </w:t>
      </w:r>
      <w:r w:rsidR="78EA3570" w:rsidRPr="00CC107D">
        <w:rPr>
          <w:rFonts w:asciiTheme="majorHAnsi" w:eastAsia="Times New Roman" w:hAnsiTheme="majorHAnsi" w:cstheme="majorBidi"/>
          <w:color w:val="0A0A0A"/>
          <w:highlight w:val="yellow"/>
          <w:lang w:eastAsia="en-GB"/>
        </w:rPr>
        <w:t xml:space="preserve">and </w:t>
      </w:r>
      <w:r w:rsidR="1EE0507E" w:rsidRPr="00CC107D">
        <w:rPr>
          <w:rFonts w:asciiTheme="majorHAnsi" w:eastAsia="Times New Roman" w:hAnsiTheme="majorHAnsi" w:cstheme="majorBidi"/>
          <w:color w:val="0A0A0A"/>
          <w:highlight w:val="yellow"/>
          <w:lang w:eastAsia="en-GB"/>
        </w:rPr>
        <w:t>manual tests</w:t>
      </w:r>
      <w:r w:rsidR="1EE0507E" w:rsidRPr="2977A923">
        <w:rPr>
          <w:rFonts w:asciiTheme="majorHAnsi" w:eastAsia="Times New Roman" w:hAnsiTheme="majorHAnsi" w:cstheme="majorBidi"/>
          <w:color w:val="0A0A0A"/>
          <w:lang w:eastAsia="en-GB"/>
        </w:rPr>
        <w:t xml:space="preserve">. </w:t>
      </w:r>
      <w:r w:rsidR="1EE0507E" w:rsidRPr="2977A923">
        <w:rPr>
          <w:rFonts w:asciiTheme="majorHAnsi" w:eastAsia="Times New Roman" w:hAnsiTheme="majorHAnsi" w:cstheme="majorBidi"/>
          <w:b/>
          <w:bCs/>
          <w:color w:val="0A0A0A"/>
          <w:lang w:eastAsia="en-GB"/>
        </w:rPr>
        <w:t>(Note</w:t>
      </w:r>
      <w:r w:rsidR="1068F7A4" w:rsidRPr="2977A923">
        <w:rPr>
          <w:rFonts w:asciiTheme="majorHAnsi" w:eastAsia="Times New Roman" w:hAnsiTheme="majorHAnsi" w:cstheme="majorBidi"/>
          <w:b/>
          <w:bCs/>
          <w:color w:val="0A0A0A"/>
          <w:lang w:eastAsia="en-GB"/>
        </w:rPr>
        <w:t>:</w:t>
      </w:r>
      <w:r w:rsidR="1EE0507E" w:rsidRPr="2977A923">
        <w:rPr>
          <w:rFonts w:asciiTheme="majorHAnsi" w:eastAsia="Times New Roman" w:hAnsiTheme="majorHAnsi" w:cstheme="majorBidi"/>
          <w:b/>
          <w:bCs/>
          <w:color w:val="0A0A0A"/>
          <w:lang w:eastAsia="en-GB"/>
        </w:rPr>
        <w:t xml:space="preserve"> this is included in the wordcount).</w:t>
      </w:r>
    </w:p>
    <w:p w14:paraId="1D8F3660" w14:textId="70154EF5" w:rsid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1C1CAA88" w14:textId="2A6F61BD" w:rsidR="003552FD" w:rsidRDefault="003552FD" w:rsidP="003552FD">
      <w:pPr>
        <w:jc w:val="both"/>
        <w:rPr>
          <w:b/>
        </w:rPr>
      </w:pPr>
      <w:r>
        <w:rPr>
          <w:b/>
        </w:rPr>
        <w:t>Evidence required:</w:t>
      </w:r>
    </w:p>
    <w:p w14:paraId="0E05569F" w14:textId="77777777" w:rsidR="00A650B9" w:rsidRDefault="00A650B9" w:rsidP="003552FD">
      <w:pPr>
        <w:jc w:val="both"/>
        <w:rPr>
          <w:b/>
        </w:rPr>
      </w:pPr>
    </w:p>
    <w:p w14:paraId="434C1740" w14:textId="77777777" w:rsidR="00463DB7" w:rsidRDefault="00463DB7" w:rsidP="00463DB7">
      <w:pPr>
        <w:pStyle w:val="ListParagraph"/>
        <w:numPr>
          <w:ilvl w:val="0"/>
          <w:numId w:val="32"/>
        </w:numPr>
        <w:tabs>
          <w:tab w:val="left" w:pos="1418"/>
        </w:tabs>
        <w:ind w:left="851" w:hanging="284"/>
        <w:jc w:val="both"/>
        <w:rPr>
          <w:b/>
        </w:rPr>
      </w:pPr>
      <w:r>
        <w:rPr>
          <w:b/>
        </w:rPr>
        <w:t xml:space="preserve">Explanation of your testing approach – </w:t>
      </w:r>
      <w:r w:rsidRPr="00463DB7">
        <w:rPr>
          <w:b/>
          <w:u w:val="single"/>
        </w:rPr>
        <w:t xml:space="preserve">included in </w:t>
      </w:r>
      <w:proofErr w:type="gramStart"/>
      <w:r w:rsidRPr="00463DB7">
        <w:rPr>
          <w:b/>
          <w:u w:val="single"/>
        </w:rPr>
        <w:t>wordcount</w:t>
      </w:r>
      <w:proofErr w:type="gramEnd"/>
    </w:p>
    <w:p w14:paraId="75E5B774" w14:textId="0F704B59" w:rsidR="003552FD" w:rsidRDefault="003552FD" w:rsidP="003552FD">
      <w:pPr>
        <w:pStyle w:val="ListParagraph"/>
        <w:numPr>
          <w:ilvl w:val="0"/>
          <w:numId w:val="32"/>
        </w:numPr>
        <w:tabs>
          <w:tab w:val="left" w:pos="1418"/>
        </w:tabs>
        <w:ind w:left="851" w:hanging="284"/>
        <w:jc w:val="both"/>
        <w:rPr>
          <w:b/>
        </w:rPr>
      </w:pPr>
      <w:r>
        <w:rPr>
          <w:b/>
        </w:rPr>
        <w:t xml:space="preserve">A completed </w:t>
      </w:r>
      <w:r w:rsidR="00572DB0">
        <w:rPr>
          <w:b/>
        </w:rPr>
        <w:t xml:space="preserve">Manual </w:t>
      </w:r>
      <w:r>
        <w:rPr>
          <w:b/>
        </w:rPr>
        <w:t>Test Plan for the application</w:t>
      </w:r>
      <w:r w:rsidR="00015FA3">
        <w:rPr>
          <w:b/>
        </w:rPr>
        <w:t xml:space="preserve"> (with testing evidence) – </w:t>
      </w:r>
      <w:r w:rsidR="00015FA3" w:rsidRPr="00463DB7">
        <w:rPr>
          <w:b/>
          <w:u w:val="single"/>
        </w:rPr>
        <w:t xml:space="preserve">excluded from </w:t>
      </w:r>
      <w:proofErr w:type="gramStart"/>
      <w:r w:rsidR="00015FA3" w:rsidRPr="00463DB7">
        <w:rPr>
          <w:b/>
          <w:u w:val="single"/>
        </w:rPr>
        <w:t>wordcount</w:t>
      </w:r>
      <w:proofErr w:type="gramEnd"/>
    </w:p>
    <w:p w14:paraId="74378E0F" w14:textId="64EAC129" w:rsidR="00463DB7" w:rsidRDefault="08C98D6A" w:rsidP="2977A923">
      <w:pPr>
        <w:pStyle w:val="ListParagraph"/>
        <w:numPr>
          <w:ilvl w:val="0"/>
          <w:numId w:val="32"/>
        </w:numPr>
        <w:tabs>
          <w:tab w:val="left" w:pos="1418"/>
        </w:tabs>
        <w:ind w:left="851" w:hanging="284"/>
        <w:jc w:val="both"/>
        <w:rPr>
          <w:b/>
          <w:bCs/>
        </w:rPr>
      </w:pPr>
      <w:r w:rsidRPr="2977A923">
        <w:rPr>
          <w:b/>
          <w:bCs/>
        </w:rPr>
        <w:t>A</w:t>
      </w:r>
      <w:r w:rsidR="450DAF30" w:rsidRPr="2977A923">
        <w:rPr>
          <w:b/>
          <w:bCs/>
        </w:rPr>
        <w:t xml:space="preserve">utomated </w:t>
      </w:r>
      <w:r w:rsidR="27F2B0CF" w:rsidRPr="2977A923">
        <w:rPr>
          <w:b/>
          <w:bCs/>
        </w:rPr>
        <w:t xml:space="preserve">tests </w:t>
      </w:r>
      <w:r w:rsidR="450DAF30" w:rsidRPr="2977A923">
        <w:rPr>
          <w:b/>
          <w:bCs/>
        </w:rPr>
        <w:t>written in Python</w:t>
      </w:r>
      <w:r w:rsidR="4E64874F" w:rsidRPr="2977A923">
        <w:rPr>
          <w:b/>
          <w:bCs/>
        </w:rPr>
        <w:t xml:space="preserve"> </w:t>
      </w:r>
      <w:r w:rsidR="6E06B590" w:rsidRPr="2977A923">
        <w:rPr>
          <w:b/>
          <w:bCs/>
        </w:rPr>
        <w:t xml:space="preserve">(using </w:t>
      </w:r>
      <w:proofErr w:type="spellStart"/>
      <w:r w:rsidR="6E06B590" w:rsidRPr="2977A923">
        <w:rPr>
          <w:b/>
          <w:bCs/>
        </w:rPr>
        <w:t>Pytest</w:t>
      </w:r>
      <w:proofErr w:type="spellEnd"/>
      <w:r w:rsidR="6E06B590" w:rsidRPr="2977A923">
        <w:rPr>
          <w:b/>
          <w:bCs/>
        </w:rPr>
        <w:t>)</w:t>
      </w:r>
      <w:r w:rsidR="4E64874F" w:rsidRPr="2977A923">
        <w:rPr>
          <w:b/>
          <w:bCs/>
        </w:rPr>
        <w:t xml:space="preserve">– </w:t>
      </w:r>
      <w:r w:rsidR="4E64874F" w:rsidRPr="2977A923">
        <w:rPr>
          <w:b/>
          <w:bCs/>
          <w:u w:val="single"/>
        </w:rPr>
        <w:t xml:space="preserve">excluded from </w:t>
      </w:r>
      <w:proofErr w:type="gramStart"/>
      <w:r w:rsidR="4E64874F" w:rsidRPr="2977A923">
        <w:rPr>
          <w:b/>
          <w:bCs/>
          <w:u w:val="single"/>
        </w:rPr>
        <w:t>wordcount</w:t>
      </w:r>
      <w:proofErr w:type="gramEnd"/>
    </w:p>
    <w:p w14:paraId="23F47A7E" w14:textId="1251B85C" w:rsidR="00A74A90" w:rsidRDefault="00A74A90" w:rsidP="00463DB7">
      <w:pPr>
        <w:pStyle w:val="ListParagraph"/>
        <w:tabs>
          <w:tab w:val="left" w:pos="1418"/>
        </w:tabs>
        <w:ind w:left="851"/>
        <w:jc w:val="both"/>
        <w:rPr>
          <w:b/>
        </w:rPr>
      </w:pPr>
    </w:p>
    <w:p w14:paraId="0B5BCF5A" w14:textId="65861D6D" w:rsidR="003552FD" w:rsidRDefault="00A74A90" w:rsidP="00A650B9">
      <w:pPr>
        <w:pStyle w:val="ListParagraph"/>
        <w:tabs>
          <w:tab w:val="left" w:pos="1418"/>
        </w:tabs>
        <w:ind w:left="851"/>
        <w:jc w:val="both"/>
        <w:rPr>
          <w:rFonts w:asciiTheme="majorHAnsi" w:eastAsia="Times New Roman" w:hAnsiTheme="majorHAnsi" w:cstheme="majorHAnsi"/>
          <w:color w:val="0A0A0A"/>
          <w:szCs w:val="21"/>
          <w:lang w:eastAsia="en-GB"/>
        </w:rPr>
      </w:pPr>
      <w:r>
        <w:rPr>
          <w:b/>
        </w:rPr>
        <w:tab/>
      </w:r>
    </w:p>
    <w:p w14:paraId="6DC5F77F" w14:textId="4E146271" w:rsidR="00323575" w:rsidRDefault="00323575" w:rsidP="001F6A95">
      <w:pPr>
        <w:rPr>
          <w:color w:val="4472C4" w:themeColor="accent5"/>
          <w:sz w:val="26"/>
          <w:szCs w:val="26"/>
        </w:rPr>
      </w:pPr>
      <w:r w:rsidRPr="076C3CC0">
        <w:rPr>
          <w:color w:val="4472C4" w:themeColor="accent5"/>
          <w:sz w:val="26"/>
          <w:szCs w:val="26"/>
        </w:rPr>
        <w:t>Task 4 – Review and Reflection (1</w:t>
      </w:r>
      <w:r w:rsidR="02BF7C6E" w:rsidRPr="076C3CC0">
        <w:rPr>
          <w:color w:val="4472C4" w:themeColor="accent5"/>
          <w:sz w:val="26"/>
          <w:szCs w:val="26"/>
        </w:rPr>
        <w:t>0</w:t>
      </w:r>
      <w:r w:rsidRPr="076C3CC0">
        <w:rPr>
          <w:color w:val="4472C4" w:themeColor="accent5"/>
          <w:sz w:val="26"/>
          <w:szCs w:val="26"/>
        </w:rPr>
        <w:t>%)</w:t>
      </w:r>
    </w:p>
    <w:p w14:paraId="5EB4B972" w14:textId="05B78282" w:rsidR="00323575" w:rsidRDefault="00323575" w:rsidP="00323575">
      <w:pPr>
        <w:shd w:val="clear" w:color="auto" w:fill="FEFEFE"/>
        <w:jc w:val="both"/>
        <w:rPr>
          <w:rFonts w:asciiTheme="majorHAnsi" w:eastAsia="Times New Roman" w:hAnsiTheme="majorHAnsi" w:cstheme="majorHAnsi"/>
          <w:color w:val="0A0A0A"/>
          <w:szCs w:val="21"/>
          <w:lang w:eastAsia="en-GB"/>
        </w:rPr>
      </w:pPr>
    </w:p>
    <w:p w14:paraId="6A31D882" w14:textId="04A15554" w:rsidR="003D636B" w:rsidRDefault="3BD1993F" w:rsidP="2977A923">
      <w:pPr>
        <w:shd w:val="clear" w:color="auto" w:fill="FEFEFE"/>
        <w:jc w:val="both"/>
        <w:rPr>
          <w:rFonts w:asciiTheme="majorHAnsi" w:eastAsia="Times New Roman" w:hAnsiTheme="majorHAnsi" w:cstheme="majorBidi"/>
          <w:color w:val="0A0A0A"/>
          <w:lang w:eastAsia="en-GB"/>
        </w:rPr>
      </w:pPr>
      <w:r w:rsidRPr="00F8390D">
        <w:rPr>
          <w:rFonts w:asciiTheme="majorHAnsi" w:eastAsia="Times New Roman" w:hAnsiTheme="majorHAnsi" w:cstheme="majorBidi"/>
          <w:color w:val="0A0A0A"/>
          <w:highlight w:val="yellow"/>
          <w:lang w:eastAsia="en-GB"/>
        </w:rPr>
        <w:t xml:space="preserve">Review </w:t>
      </w:r>
      <w:r w:rsidR="31FAF877" w:rsidRPr="00F8390D">
        <w:rPr>
          <w:rFonts w:asciiTheme="majorHAnsi" w:eastAsia="Times New Roman" w:hAnsiTheme="majorHAnsi" w:cstheme="majorBidi"/>
          <w:color w:val="0A0A0A"/>
          <w:highlight w:val="yellow"/>
          <w:lang w:eastAsia="en-GB"/>
        </w:rPr>
        <w:t>and reflect</w:t>
      </w:r>
      <w:r w:rsidR="31FAF877" w:rsidRPr="2977A923">
        <w:rPr>
          <w:rFonts w:asciiTheme="majorHAnsi" w:eastAsia="Times New Roman" w:hAnsiTheme="majorHAnsi" w:cstheme="majorBidi"/>
          <w:color w:val="0A0A0A"/>
          <w:lang w:eastAsia="en-GB"/>
        </w:rPr>
        <w:t xml:space="preserve"> on </w:t>
      </w:r>
      <w:r w:rsidRPr="2977A923">
        <w:rPr>
          <w:rFonts w:asciiTheme="majorHAnsi" w:eastAsia="Times New Roman" w:hAnsiTheme="majorHAnsi" w:cstheme="majorBidi"/>
          <w:color w:val="0A0A0A"/>
          <w:lang w:eastAsia="en-GB"/>
        </w:rPr>
        <w:t>both the System Development process</w:t>
      </w:r>
      <w:r w:rsidR="0313A548" w:rsidRPr="2977A923">
        <w:rPr>
          <w:rFonts w:asciiTheme="majorHAnsi" w:eastAsia="Times New Roman" w:hAnsiTheme="majorHAnsi" w:cstheme="majorBidi"/>
          <w:color w:val="0A0A0A"/>
          <w:lang w:eastAsia="en-GB"/>
        </w:rPr>
        <w:t>,</w:t>
      </w:r>
      <w:r w:rsidRPr="2977A923">
        <w:rPr>
          <w:rFonts w:asciiTheme="majorHAnsi" w:eastAsia="Times New Roman" w:hAnsiTheme="majorHAnsi" w:cstheme="majorBidi"/>
          <w:color w:val="0A0A0A"/>
          <w:lang w:eastAsia="en-GB"/>
        </w:rPr>
        <w:t xml:space="preserve"> </w:t>
      </w:r>
      <w:r w:rsidR="31FAF877" w:rsidRPr="2977A923">
        <w:rPr>
          <w:rFonts w:asciiTheme="majorHAnsi" w:eastAsia="Times New Roman" w:hAnsiTheme="majorHAnsi" w:cstheme="majorBidi"/>
          <w:color w:val="0A0A0A"/>
          <w:lang w:eastAsia="en-GB"/>
        </w:rPr>
        <w:t>Python language</w:t>
      </w:r>
      <w:r w:rsidR="3A04DCCE" w:rsidRPr="2977A923">
        <w:rPr>
          <w:rFonts w:asciiTheme="majorHAnsi" w:eastAsia="Times New Roman" w:hAnsiTheme="majorHAnsi" w:cstheme="majorBidi"/>
          <w:color w:val="0A0A0A"/>
          <w:lang w:eastAsia="en-GB"/>
        </w:rPr>
        <w:t xml:space="preserve"> and AI tools</w:t>
      </w:r>
      <w:r w:rsidR="31FAF877" w:rsidRPr="2977A923">
        <w:rPr>
          <w:rFonts w:asciiTheme="majorHAnsi" w:eastAsia="Times New Roman" w:hAnsiTheme="majorHAnsi" w:cstheme="majorBidi"/>
          <w:color w:val="0A0A0A"/>
          <w:lang w:eastAsia="en-GB"/>
        </w:rPr>
        <w:t xml:space="preserve"> </w:t>
      </w:r>
      <w:r w:rsidR="7BBEC661" w:rsidRPr="2977A923">
        <w:rPr>
          <w:rFonts w:asciiTheme="majorHAnsi" w:eastAsia="Times New Roman" w:hAnsiTheme="majorHAnsi" w:cstheme="majorBidi"/>
          <w:color w:val="0A0A0A"/>
          <w:lang w:eastAsia="en-GB"/>
        </w:rPr>
        <w:t xml:space="preserve">used </w:t>
      </w:r>
      <w:r w:rsidRPr="2977A923">
        <w:rPr>
          <w:rFonts w:asciiTheme="majorHAnsi" w:eastAsia="Times New Roman" w:hAnsiTheme="majorHAnsi" w:cstheme="majorBidi"/>
          <w:color w:val="0A0A0A"/>
          <w:lang w:eastAsia="en-GB"/>
        </w:rPr>
        <w:t>to design</w:t>
      </w:r>
      <w:r w:rsidR="31FAF877" w:rsidRPr="2977A923">
        <w:rPr>
          <w:rFonts w:asciiTheme="majorHAnsi" w:eastAsia="Times New Roman" w:hAnsiTheme="majorHAnsi" w:cstheme="majorBidi"/>
          <w:color w:val="0A0A0A"/>
          <w:lang w:eastAsia="en-GB"/>
        </w:rPr>
        <w:t>, develop</w:t>
      </w:r>
      <w:r w:rsidRPr="2977A923">
        <w:rPr>
          <w:rFonts w:asciiTheme="majorHAnsi" w:eastAsia="Times New Roman" w:hAnsiTheme="majorHAnsi" w:cstheme="majorBidi"/>
          <w:color w:val="0A0A0A"/>
          <w:lang w:eastAsia="en-GB"/>
        </w:rPr>
        <w:t xml:space="preserve"> and test the application</w:t>
      </w:r>
      <w:r w:rsidR="15A67E30" w:rsidRPr="2977A923">
        <w:rPr>
          <w:rFonts w:asciiTheme="majorHAnsi" w:eastAsia="Times New Roman" w:hAnsiTheme="majorHAnsi" w:cstheme="majorBidi"/>
          <w:color w:val="0A0A0A"/>
          <w:lang w:eastAsia="en-GB"/>
        </w:rPr>
        <w:t xml:space="preserve">. In addition, </w:t>
      </w:r>
      <w:r w:rsidR="7AF80D2C" w:rsidRPr="2977A923">
        <w:rPr>
          <w:rFonts w:asciiTheme="majorHAnsi" w:eastAsia="Times New Roman" w:hAnsiTheme="majorHAnsi" w:cstheme="majorBidi"/>
          <w:color w:val="0A0A0A"/>
          <w:lang w:eastAsia="en-GB"/>
        </w:rPr>
        <w:t xml:space="preserve">consider </w:t>
      </w:r>
      <w:r w:rsidR="15A67E30" w:rsidRPr="2977A923">
        <w:rPr>
          <w:rFonts w:asciiTheme="majorHAnsi" w:eastAsia="Times New Roman" w:hAnsiTheme="majorHAnsi" w:cstheme="majorBidi"/>
          <w:color w:val="0A0A0A"/>
          <w:lang w:eastAsia="en-GB"/>
        </w:rPr>
        <w:t>the following:</w:t>
      </w:r>
    </w:p>
    <w:p w14:paraId="32C31640" w14:textId="699AF82C" w:rsidR="003D636B" w:rsidRDefault="003D636B" w:rsidP="00323575">
      <w:pPr>
        <w:shd w:val="clear" w:color="auto" w:fill="FEFEFE"/>
        <w:jc w:val="both"/>
        <w:rPr>
          <w:rFonts w:asciiTheme="majorHAnsi" w:eastAsia="Times New Roman" w:hAnsiTheme="majorHAnsi" w:cstheme="majorHAnsi"/>
          <w:color w:val="0A0A0A"/>
          <w:szCs w:val="21"/>
          <w:lang w:eastAsia="en-GB"/>
        </w:rPr>
      </w:pPr>
    </w:p>
    <w:p w14:paraId="0A162EA2" w14:textId="77777777" w:rsidR="003D636B" w:rsidRDefault="003D636B" w:rsidP="003D636B">
      <w:pPr>
        <w:pStyle w:val="ListParagraph"/>
        <w:numPr>
          <w:ilvl w:val="0"/>
          <w:numId w:val="31"/>
        </w:numPr>
        <w:shd w:val="clear" w:color="auto" w:fill="FEFEFE"/>
        <w:ind w:left="851" w:hanging="284"/>
        <w:jc w:val="both"/>
        <w:rPr>
          <w:rFonts w:asciiTheme="majorHAnsi" w:eastAsia="Times New Roman" w:hAnsiTheme="majorHAnsi" w:cstheme="majorHAnsi"/>
          <w:color w:val="0A0A0A"/>
          <w:szCs w:val="21"/>
          <w:lang w:eastAsia="en-GB"/>
        </w:rPr>
      </w:pPr>
      <w:r>
        <w:rPr>
          <w:rFonts w:asciiTheme="majorHAnsi" w:eastAsia="Times New Roman" w:hAnsiTheme="majorHAnsi" w:cstheme="majorHAnsi"/>
          <w:color w:val="0A0A0A"/>
          <w:szCs w:val="21"/>
          <w:lang w:eastAsia="en-GB"/>
        </w:rPr>
        <w:t xml:space="preserve">What were </w:t>
      </w:r>
      <w:r w:rsidRPr="00F8390D">
        <w:rPr>
          <w:rFonts w:asciiTheme="majorHAnsi" w:eastAsia="Times New Roman" w:hAnsiTheme="majorHAnsi" w:cstheme="majorHAnsi"/>
          <w:color w:val="0A0A0A"/>
          <w:szCs w:val="21"/>
          <w:highlight w:val="yellow"/>
          <w:lang w:eastAsia="en-GB"/>
        </w:rPr>
        <w:t>the strengths and weaknesses of your approach?</w:t>
      </w:r>
    </w:p>
    <w:p w14:paraId="6C1672E4" w14:textId="478BF5C9" w:rsidR="00323575" w:rsidRPr="00F8390D" w:rsidRDefault="003D636B" w:rsidP="003D636B">
      <w:pPr>
        <w:pStyle w:val="ListParagraph"/>
        <w:numPr>
          <w:ilvl w:val="0"/>
          <w:numId w:val="31"/>
        </w:numPr>
        <w:shd w:val="clear" w:color="auto" w:fill="FEFEFE"/>
        <w:ind w:left="851" w:hanging="284"/>
        <w:jc w:val="both"/>
        <w:rPr>
          <w:rFonts w:asciiTheme="majorHAnsi" w:eastAsia="Times New Roman" w:hAnsiTheme="majorHAnsi" w:cstheme="majorHAnsi"/>
          <w:color w:val="0A0A0A"/>
          <w:szCs w:val="21"/>
          <w:highlight w:val="yellow"/>
          <w:lang w:eastAsia="en-GB"/>
        </w:rPr>
      </w:pPr>
      <w:r w:rsidRPr="00F8390D">
        <w:rPr>
          <w:rFonts w:asciiTheme="majorHAnsi" w:eastAsia="Times New Roman" w:hAnsiTheme="majorHAnsi" w:cstheme="majorHAnsi"/>
          <w:color w:val="0A0A0A"/>
          <w:szCs w:val="21"/>
          <w:highlight w:val="yellow"/>
          <w:lang w:eastAsia="en-GB"/>
        </w:rPr>
        <w:t>What were the key lessons you learned?</w:t>
      </w:r>
    </w:p>
    <w:p w14:paraId="5F60E8EC" w14:textId="7AD1714D" w:rsidR="003D636B" w:rsidRPr="00F8390D" w:rsidRDefault="003D636B" w:rsidP="003D636B">
      <w:pPr>
        <w:pStyle w:val="ListParagraph"/>
        <w:numPr>
          <w:ilvl w:val="0"/>
          <w:numId w:val="31"/>
        </w:numPr>
        <w:shd w:val="clear" w:color="auto" w:fill="FEFEFE"/>
        <w:ind w:left="851" w:hanging="284"/>
        <w:jc w:val="both"/>
        <w:rPr>
          <w:rFonts w:asciiTheme="majorHAnsi" w:eastAsia="Times New Roman" w:hAnsiTheme="majorHAnsi" w:cstheme="majorHAnsi"/>
          <w:color w:val="0A0A0A"/>
          <w:szCs w:val="21"/>
          <w:highlight w:val="yellow"/>
          <w:lang w:eastAsia="en-GB"/>
        </w:rPr>
      </w:pPr>
      <w:r w:rsidRPr="00F8390D">
        <w:rPr>
          <w:rFonts w:asciiTheme="majorHAnsi" w:eastAsia="Times New Roman" w:hAnsiTheme="majorHAnsi" w:cstheme="majorHAnsi"/>
          <w:color w:val="0A0A0A"/>
          <w:szCs w:val="21"/>
          <w:highlight w:val="yellow"/>
          <w:lang w:eastAsia="en-GB"/>
        </w:rPr>
        <w:t>What would you do different</w:t>
      </w:r>
      <w:r w:rsidR="0087445B" w:rsidRPr="00F8390D">
        <w:rPr>
          <w:rFonts w:asciiTheme="majorHAnsi" w:eastAsia="Times New Roman" w:hAnsiTheme="majorHAnsi" w:cstheme="majorHAnsi"/>
          <w:color w:val="0A0A0A"/>
          <w:szCs w:val="21"/>
          <w:highlight w:val="yellow"/>
          <w:lang w:eastAsia="en-GB"/>
        </w:rPr>
        <w:t>ly</w:t>
      </w:r>
      <w:r w:rsidRPr="00F8390D">
        <w:rPr>
          <w:rFonts w:asciiTheme="majorHAnsi" w:eastAsia="Times New Roman" w:hAnsiTheme="majorHAnsi" w:cstheme="majorHAnsi"/>
          <w:color w:val="0A0A0A"/>
          <w:szCs w:val="21"/>
          <w:highlight w:val="yellow"/>
          <w:lang w:eastAsia="en-GB"/>
        </w:rPr>
        <w:t xml:space="preserve"> next time?</w:t>
      </w:r>
    </w:p>
    <w:p w14:paraId="655FE649" w14:textId="77777777" w:rsidR="00323575" w:rsidRPr="00DF46E4" w:rsidRDefault="00323575" w:rsidP="00323575">
      <w:pPr>
        <w:shd w:val="clear" w:color="auto" w:fill="FEFEFE"/>
        <w:jc w:val="both"/>
        <w:rPr>
          <w:rFonts w:asciiTheme="majorHAnsi" w:eastAsia="Times New Roman" w:hAnsiTheme="majorHAnsi" w:cstheme="majorHAnsi"/>
          <w:color w:val="0A0A0A"/>
          <w:szCs w:val="21"/>
          <w:lang w:eastAsia="en-GB"/>
        </w:rPr>
      </w:pPr>
    </w:p>
    <w:p w14:paraId="563B436C" w14:textId="77777777" w:rsidR="00323575" w:rsidRDefault="00323575" w:rsidP="00323575">
      <w:pPr>
        <w:jc w:val="both"/>
        <w:rPr>
          <w:b/>
        </w:rPr>
      </w:pPr>
      <w:r>
        <w:rPr>
          <w:b/>
        </w:rPr>
        <w:t>Evidence required:</w:t>
      </w:r>
    </w:p>
    <w:p w14:paraId="3A966D7C" w14:textId="77777777" w:rsidR="00323575" w:rsidRPr="003552FD" w:rsidRDefault="00323575" w:rsidP="00323575">
      <w:pPr>
        <w:shd w:val="clear" w:color="auto" w:fill="FEFEFE"/>
        <w:jc w:val="both"/>
        <w:rPr>
          <w:rFonts w:asciiTheme="majorHAnsi" w:eastAsia="Times New Roman" w:hAnsiTheme="majorHAnsi" w:cstheme="majorHAnsi"/>
          <w:color w:val="0A0A0A"/>
          <w:szCs w:val="21"/>
          <w:lang w:eastAsia="en-GB"/>
        </w:rPr>
      </w:pPr>
    </w:p>
    <w:p w14:paraId="37F3136D" w14:textId="45795DD4" w:rsidR="00323575" w:rsidRDefault="00323575" w:rsidP="00323575">
      <w:pPr>
        <w:pStyle w:val="ListParagraph"/>
        <w:numPr>
          <w:ilvl w:val="0"/>
          <w:numId w:val="32"/>
        </w:numPr>
        <w:tabs>
          <w:tab w:val="left" w:pos="1418"/>
        </w:tabs>
        <w:ind w:left="851" w:hanging="284"/>
        <w:jc w:val="both"/>
        <w:rPr>
          <w:b/>
        </w:rPr>
      </w:pPr>
      <w:r>
        <w:rPr>
          <w:b/>
        </w:rPr>
        <w:t xml:space="preserve">A completed </w:t>
      </w:r>
      <w:r w:rsidR="003D636B">
        <w:rPr>
          <w:b/>
        </w:rPr>
        <w:t>Review and Reflection</w:t>
      </w:r>
      <w:r>
        <w:rPr>
          <w:b/>
        </w:rPr>
        <w:t>.</w:t>
      </w:r>
    </w:p>
    <w:p w14:paraId="319E431C" w14:textId="77777777" w:rsidR="00323575" w:rsidRPr="003552FD" w:rsidRDefault="00323575" w:rsidP="003552FD">
      <w:pPr>
        <w:shd w:val="clear" w:color="auto" w:fill="FEFEFE"/>
        <w:jc w:val="both"/>
        <w:rPr>
          <w:rFonts w:asciiTheme="majorHAnsi" w:eastAsia="Times New Roman" w:hAnsiTheme="majorHAnsi" w:cstheme="majorHAnsi"/>
          <w:color w:val="0A0A0A"/>
          <w:szCs w:val="21"/>
          <w:lang w:eastAsia="en-GB"/>
        </w:rPr>
      </w:pPr>
    </w:p>
    <w:p w14:paraId="4DCA5679" w14:textId="77777777" w:rsidR="001F6A95" w:rsidRDefault="001F6A95">
      <w:pPr>
        <w:rPr>
          <w:color w:val="4472C4" w:themeColor="accent5"/>
          <w:sz w:val="26"/>
          <w:szCs w:val="26"/>
        </w:rPr>
      </w:pPr>
      <w:r>
        <w:rPr>
          <w:color w:val="4472C4" w:themeColor="accent5"/>
          <w:sz w:val="26"/>
          <w:szCs w:val="26"/>
        </w:rPr>
        <w:br w:type="page"/>
      </w:r>
    </w:p>
    <w:p w14:paraId="567EEEF2" w14:textId="46ABF45C" w:rsidR="003552FD" w:rsidRPr="000202DF" w:rsidRDefault="003552FD" w:rsidP="003552FD">
      <w:pPr>
        <w:tabs>
          <w:tab w:val="left" w:pos="1418"/>
        </w:tabs>
        <w:jc w:val="both"/>
        <w:rPr>
          <w:color w:val="5B9BD5" w:themeColor="accent1"/>
          <w:sz w:val="26"/>
          <w:szCs w:val="26"/>
        </w:rPr>
      </w:pPr>
      <w:r w:rsidRPr="000202DF">
        <w:rPr>
          <w:color w:val="4472C4" w:themeColor="accent5"/>
          <w:sz w:val="26"/>
          <w:szCs w:val="26"/>
        </w:rPr>
        <w:lastRenderedPageBreak/>
        <w:t xml:space="preserve">Task </w:t>
      </w:r>
      <w:r w:rsidR="00323575">
        <w:rPr>
          <w:color w:val="4472C4" w:themeColor="accent5"/>
          <w:sz w:val="26"/>
          <w:szCs w:val="26"/>
        </w:rPr>
        <w:t>5</w:t>
      </w:r>
      <w:r w:rsidRPr="000202DF">
        <w:rPr>
          <w:color w:val="4472C4" w:themeColor="accent5"/>
          <w:sz w:val="26"/>
          <w:szCs w:val="26"/>
        </w:rPr>
        <w:t xml:space="preserve"> – </w:t>
      </w:r>
      <w:r w:rsidR="00C50D8B">
        <w:rPr>
          <w:color w:val="4472C4" w:themeColor="accent5"/>
          <w:sz w:val="26"/>
          <w:szCs w:val="26"/>
        </w:rPr>
        <w:t>Academic Conventions</w:t>
      </w:r>
      <w:r w:rsidRPr="000202DF">
        <w:rPr>
          <w:color w:val="4472C4" w:themeColor="accent5"/>
          <w:sz w:val="26"/>
          <w:szCs w:val="26"/>
        </w:rPr>
        <w:t xml:space="preserve"> (10</w:t>
      </w:r>
      <w:r w:rsidRPr="000202DF">
        <w:rPr>
          <w:color w:val="5B9BD5" w:themeColor="accent1"/>
          <w:sz w:val="26"/>
          <w:szCs w:val="26"/>
        </w:rPr>
        <w:t xml:space="preserve">%) </w:t>
      </w:r>
    </w:p>
    <w:p w14:paraId="5EA1A12A" w14:textId="77777777" w:rsidR="003552FD" w:rsidRDefault="003552FD" w:rsidP="003552FD">
      <w:pPr>
        <w:tabs>
          <w:tab w:val="left" w:pos="1418"/>
        </w:tabs>
        <w:jc w:val="both"/>
      </w:pPr>
    </w:p>
    <w:p w14:paraId="25B3A269" w14:textId="51BCDBCA" w:rsidR="003552FD" w:rsidRDefault="003552FD" w:rsidP="003552FD">
      <w:pPr>
        <w:tabs>
          <w:tab w:val="left" w:pos="1418"/>
        </w:tabs>
        <w:jc w:val="both"/>
      </w:pPr>
      <w:r>
        <w:t xml:space="preserve">Your application code adheres to </w:t>
      </w:r>
      <w:r w:rsidRPr="003552FD">
        <w:t>basic programming guidelines such as naming conventions, indentation, comments and refactoring to avoid duplication of logic</w:t>
      </w:r>
      <w:r>
        <w:t>.</w:t>
      </w:r>
    </w:p>
    <w:p w14:paraId="0A45689C" w14:textId="77777777" w:rsidR="003552FD" w:rsidRDefault="003552FD" w:rsidP="003552FD">
      <w:pPr>
        <w:tabs>
          <w:tab w:val="left" w:pos="1418"/>
        </w:tabs>
        <w:jc w:val="both"/>
      </w:pPr>
    </w:p>
    <w:p w14:paraId="67CFBE14" w14:textId="500A88D5" w:rsidR="003552FD" w:rsidRDefault="003552FD" w:rsidP="003552FD">
      <w:pPr>
        <w:tabs>
          <w:tab w:val="left" w:pos="1418"/>
        </w:tabs>
        <w:jc w:val="both"/>
      </w:pPr>
      <w:r>
        <w:t xml:space="preserve">Screen displays and messages should be well </w:t>
      </w:r>
      <w:r w:rsidRPr="003552FD">
        <w:t>presented, using consistent formatting, with correct spelling, punctuation and grammar</w:t>
      </w:r>
      <w:r>
        <w:t xml:space="preserve"> where appropriate.</w:t>
      </w:r>
    </w:p>
    <w:p w14:paraId="0EF43BCA" w14:textId="77777777" w:rsidR="003552FD" w:rsidRDefault="003552FD" w:rsidP="003552FD">
      <w:pPr>
        <w:tabs>
          <w:tab w:val="left" w:pos="1418"/>
        </w:tabs>
        <w:jc w:val="both"/>
      </w:pPr>
    </w:p>
    <w:p w14:paraId="6B52757B" w14:textId="45AA8300" w:rsidR="003552FD" w:rsidRDefault="003552FD" w:rsidP="003552FD">
      <w:pPr>
        <w:tabs>
          <w:tab w:val="left" w:pos="1418"/>
        </w:tabs>
        <w:jc w:val="both"/>
      </w:pPr>
      <w:r>
        <w:t xml:space="preserve">The supporting documentation likewise should be well </w:t>
      </w:r>
      <w:r w:rsidR="00C50D8B">
        <w:t>structured making use of strong arguments. It should be referenced where appropriate and use the Harvard Referencing style.</w:t>
      </w:r>
    </w:p>
    <w:p w14:paraId="46E9C664"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0A486012" w14:textId="039BEBFA" w:rsidR="001104AB" w:rsidRDefault="001104AB" w:rsidP="003552FD">
      <w:pPr>
        <w:shd w:val="clear" w:color="auto" w:fill="FEFEFE"/>
        <w:jc w:val="both"/>
        <w:rPr>
          <w:rFonts w:asciiTheme="majorHAnsi" w:eastAsia="Times New Roman" w:hAnsiTheme="majorHAnsi" w:cstheme="majorHAnsi"/>
          <w:b/>
          <w:bCs/>
          <w:color w:val="0A0A0A"/>
          <w:szCs w:val="21"/>
          <w:lang w:eastAsia="en-GB"/>
        </w:rPr>
      </w:pPr>
      <w:r w:rsidRPr="003552FD">
        <w:rPr>
          <w:rFonts w:asciiTheme="majorHAnsi" w:eastAsia="Times New Roman" w:hAnsiTheme="majorHAnsi" w:cstheme="majorHAnsi"/>
          <w:b/>
          <w:bCs/>
          <w:color w:val="0A0A0A"/>
          <w:szCs w:val="21"/>
          <w:lang w:eastAsia="en-GB"/>
        </w:rPr>
        <w:t>Evidence to be uploaded:</w:t>
      </w:r>
    </w:p>
    <w:p w14:paraId="0FB87CF0"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1914C222" w14:textId="40F7BAF0" w:rsidR="005316DE" w:rsidRPr="003552FD" w:rsidRDefault="000C05BA" w:rsidP="003552FD">
      <w:pPr>
        <w:shd w:val="clear" w:color="auto" w:fill="FEFEFE"/>
        <w:jc w:val="both"/>
        <w:rPr>
          <w:rFonts w:asciiTheme="majorHAnsi" w:eastAsia="Times New Roman" w:hAnsiTheme="majorHAnsi" w:cstheme="majorHAnsi"/>
          <w:b/>
          <w:color w:val="0A0A0A"/>
          <w:szCs w:val="21"/>
          <w:lang w:eastAsia="en-GB"/>
        </w:rPr>
      </w:pPr>
      <w:r w:rsidRPr="003552FD">
        <w:rPr>
          <w:rFonts w:asciiTheme="majorHAnsi" w:eastAsia="Times New Roman" w:hAnsiTheme="majorHAnsi" w:cstheme="majorHAnsi"/>
          <w:b/>
          <w:bCs/>
          <w:color w:val="0A0A0A"/>
          <w:szCs w:val="21"/>
          <w:lang w:eastAsia="en-GB"/>
        </w:rPr>
        <w:t>Two</w:t>
      </w:r>
      <w:r w:rsidRPr="003552FD">
        <w:rPr>
          <w:rFonts w:asciiTheme="majorHAnsi" w:eastAsia="Times New Roman" w:hAnsiTheme="majorHAnsi" w:cstheme="majorHAnsi"/>
          <w:color w:val="0A0A0A"/>
          <w:szCs w:val="21"/>
          <w:lang w:eastAsia="en-GB"/>
        </w:rPr>
        <w:t xml:space="preserve"> </w:t>
      </w:r>
      <w:r w:rsidRPr="003552FD">
        <w:rPr>
          <w:rFonts w:asciiTheme="majorHAnsi" w:eastAsia="Times New Roman" w:hAnsiTheme="majorHAnsi" w:cstheme="majorHAnsi"/>
          <w:b/>
          <w:color w:val="0A0A0A"/>
          <w:szCs w:val="21"/>
          <w:lang w:eastAsia="en-GB"/>
        </w:rPr>
        <w:t>separate submissions are required</w:t>
      </w:r>
      <w:r w:rsidR="00EF4763" w:rsidRPr="003552FD">
        <w:rPr>
          <w:rFonts w:asciiTheme="majorHAnsi" w:eastAsia="Times New Roman" w:hAnsiTheme="majorHAnsi" w:cstheme="majorHAnsi"/>
          <w:b/>
          <w:color w:val="0A0A0A"/>
          <w:szCs w:val="21"/>
          <w:lang w:eastAsia="en-GB"/>
        </w:rPr>
        <w:t xml:space="preserve"> via Canvas</w:t>
      </w:r>
      <w:r w:rsidRPr="003552FD">
        <w:rPr>
          <w:rFonts w:asciiTheme="majorHAnsi" w:eastAsia="Times New Roman" w:hAnsiTheme="majorHAnsi" w:cstheme="majorHAnsi"/>
          <w:b/>
          <w:color w:val="0A0A0A"/>
          <w:szCs w:val="21"/>
          <w:lang w:eastAsia="en-GB"/>
        </w:rPr>
        <w:t>:</w:t>
      </w:r>
    </w:p>
    <w:p w14:paraId="7ACB7083" w14:textId="77777777" w:rsidR="003552FD" w:rsidRPr="003552FD" w:rsidRDefault="003552FD" w:rsidP="003552FD">
      <w:pPr>
        <w:shd w:val="clear" w:color="auto" w:fill="FEFEFE"/>
        <w:jc w:val="both"/>
        <w:rPr>
          <w:rFonts w:asciiTheme="majorHAnsi" w:eastAsia="Times New Roman" w:hAnsiTheme="majorHAnsi" w:cstheme="majorHAnsi"/>
          <w:color w:val="0A0A0A"/>
          <w:szCs w:val="21"/>
          <w:lang w:eastAsia="en-GB"/>
        </w:rPr>
      </w:pPr>
    </w:p>
    <w:p w14:paraId="10B3621B" w14:textId="55BC3AA7" w:rsidR="003552FD" w:rsidRPr="00090D85" w:rsidRDefault="11573121" w:rsidP="007170C9">
      <w:pPr>
        <w:pStyle w:val="ListParagraph"/>
        <w:numPr>
          <w:ilvl w:val="0"/>
          <w:numId w:val="32"/>
        </w:numPr>
        <w:tabs>
          <w:tab w:val="left" w:pos="1418"/>
        </w:tabs>
        <w:ind w:left="851" w:hanging="284"/>
        <w:rPr>
          <w:b/>
          <w:bCs/>
          <w:highlight w:val="yellow"/>
        </w:rPr>
      </w:pPr>
      <w:r w:rsidRPr="00090D85">
        <w:rPr>
          <w:b/>
          <w:bCs/>
          <w:highlight w:val="yellow"/>
        </w:rPr>
        <w:t>A zip file of all coding artefacts, including automated tests if applicable</w:t>
      </w:r>
      <w:r w:rsidR="03976607" w:rsidRPr="00090D85">
        <w:rPr>
          <w:b/>
          <w:bCs/>
          <w:highlight w:val="yellow"/>
        </w:rPr>
        <w:t xml:space="preserve"> (done by zipping up the project folder in an IDE</w:t>
      </w:r>
      <w:r w:rsidR="2283D777" w:rsidRPr="00090D85">
        <w:rPr>
          <w:b/>
          <w:bCs/>
          <w:highlight w:val="yellow"/>
        </w:rPr>
        <w:t xml:space="preserve"> or download</w:t>
      </w:r>
      <w:r w:rsidR="6FAAEB27" w:rsidRPr="00090D85">
        <w:rPr>
          <w:b/>
          <w:bCs/>
          <w:highlight w:val="yellow"/>
        </w:rPr>
        <w:t>ing a</w:t>
      </w:r>
      <w:r w:rsidR="2283D777" w:rsidRPr="00090D85">
        <w:rPr>
          <w:b/>
          <w:bCs/>
          <w:highlight w:val="yellow"/>
        </w:rPr>
        <w:t xml:space="preserve"> </w:t>
      </w:r>
      <w:r w:rsidR="7D355C9A" w:rsidRPr="00090D85">
        <w:rPr>
          <w:b/>
          <w:bCs/>
          <w:highlight w:val="yellow"/>
        </w:rPr>
        <w:t xml:space="preserve">GitHub </w:t>
      </w:r>
      <w:r w:rsidR="2283D777" w:rsidRPr="00090D85">
        <w:rPr>
          <w:b/>
          <w:bCs/>
          <w:highlight w:val="yellow"/>
        </w:rPr>
        <w:t xml:space="preserve">repository as .zip </w:t>
      </w:r>
      <w:r w:rsidR="0D8BA029" w:rsidRPr="00090D85">
        <w:rPr>
          <w:b/>
          <w:bCs/>
          <w:highlight w:val="yellow"/>
        </w:rPr>
        <w:t xml:space="preserve">if using </w:t>
      </w:r>
      <w:proofErr w:type="spellStart"/>
      <w:r w:rsidR="0D8BA029" w:rsidRPr="00090D85">
        <w:rPr>
          <w:b/>
          <w:bCs/>
          <w:highlight w:val="yellow"/>
        </w:rPr>
        <w:t>codespaces</w:t>
      </w:r>
      <w:proofErr w:type="spellEnd"/>
      <w:r w:rsidR="03976607" w:rsidRPr="00090D85">
        <w:rPr>
          <w:b/>
          <w:bCs/>
          <w:highlight w:val="yellow"/>
        </w:rPr>
        <w:t>)</w:t>
      </w:r>
      <w:r w:rsidRPr="00090D85">
        <w:rPr>
          <w:b/>
          <w:bCs/>
          <w:highlight w:val="yellow"/>
        </w:rPr>
        <w:t xml:space="preserve">. This </w:t>
      </w:r>
      <w:r w:rsidR="2B23A1B4" w:rsidRPr="00090D85">
        <w:rPr>
          <w:b/>
          <w:bCs/>
          <w:highlight w:val="yellow"/>
        </w:rPr>
        <w:t xml:space="preserve">will </w:t>
      </w:r>
      <w:r w:rsidRPr="00090D85">
        <w:rPr>
          <w:b/>
          <w:bCs/>
          <w:highlight w:val="yellow"/>
        </w:rPr>
        <w:t xml:space="preserve">enable the application to be executed and tested by </w:t>
      </w:r>
      <w:r w:rsidR="4BDBEFA1" w:rsidRPr="00090D85">
        <w:rPr>
          <w:b/>
          <w:bCs/>
          <w:highlight w:val="yellow"/>
        </w:rPr>
        <w:t xml:space="preserve">a </w:t>
      </w:r>
      <w:r w:rsidRPr="00090D85">
        <w:rPr>
          <w:b/>
          <w:bCs/>
          <w:highlight w:val="yellow"/>
        </w:rPr>
        <w:t>tutor.</w:t>
      </w:r>
      <w:r w:rsidR="004301C1" w:rsidRPr="00090D85">
        <w:rPr>
          <w:b/>
          <w:bCs/>
          <w:highlight w:val="yellow"/>
        </w:rPr>
        <w:br/>
      </w:r>
      <w:r w:rsidR="004301C1" w:rsidRPr="00090D85">
        <w:rPr>
          <w:b/>
          <w:bCs/>
          <w:highlight w:val="yellow"/>
        </w:rPr>
        <w:br/>
        <w:t>Note: Ensure you have committed all changes before downloading your GitHub repository.</w:t>
      </w:r>
    </w:p>
    <w:p w14:paraId="253D6315" w14:textId="77777777" w:rsidR="004301C1" w:rsidRDefault="004301C1" w:rsidP="004301C1">
      <w:pPr>
        <w:pStyle w:val="ListParagraph"/>
        <w:tabs>
          <w:tab w:val="left" w:pos="1418"/>
        </w:tabs>
        <w:ind w:left="851"/>
        <w:jc w:val="both"/>
        <w:rPr>
          <w:b/>
          <w:bCs/>
        </w:rPr>
      </w:pPr>
    </w:p>
    <w:p w14:paraId="084BA3B8" w14:textId="3A8BF7EA" w:rsidR="00C86188" w:rsidRPr="00090D85" w:rsidRDefault="003552FD" w:rsidP="003552FD">
      <w:pPr>
        <w:pStyle w:val="ListParagraph"/>
        <w:numPr>
          <w:ilvl w:val="0"/>
          <w:numId w:val="32"/>
        </w:numPr>
        <w:tabs>
          <w:tab w:val="left" w:pos="1418"/>
        </w:tabs>
        <w:ind w:left="851" w:hanging="284"/>
        <w:jc w:val="both"/>
        <w:rPr>
          <w:b/>
          <w:highlight w:val="yellow"/>
        </w:rPr>
      </w:pPr>
      <w:r w:rsidRPr="00090D85">
        <w:rPr>
          <w:b/>
          <w:highlight w:val="yellow"/>
        </w:rPr>
        <w:t xml:space="preserve">A </w:t>
      </w:r>
      <w:r w:rsidR="00AD5D80" w:rsidRPr="00090D85">
        <w:rPr>
          <w:b/>
          <w:highlight w:val="yellow"/>
        </w:rPr>
        <w:t xml:space="preserve">single </w:t>
      </w:r>
      <w:r w:rsidR="001104AB" w:rsidRPr="00090D85">
        <w:rPr>
          <w:b/>
          <w:highlight w:val="yellow"/>
        </w:rPr>
        <w:t>Word document (</w:t>
      </w:r>
      <w:r w:rsidR="00625A23" w:rsidRPr="00090D85">
        <w:rPr>
          <w:b/>
          <w:highlight w:val="yellow"/>
        </w:rPr>
        <w:t>.</w:t>
      </w:r>
      <w:r w:rsidR="001104AB" w:rsidRPr="00090D85">
        <w:rPr>
          <w:b/>
          <w:highlight w:val="yellow"/>
        </w:rPr>
        <w:t>docx file) that contains</w:t>
      </w:r>
      <w:r w:rsidRPr="00090D85">
        <w:rPr>
          <w:b/>
          <w:highlight w:val="yellow"/>
        </w:rPr>
        <w:t>:</w:t>
      </w:r>
    </w:p>
    <w:p w14:paraId="084B03CE" w14:textId="77777777" w:rsidR="003552FD" w:rsidRPr="00090D85" w:rsidRDefault="00F06353" w:rsidP="003552FD">
      <w:pPr>
        <w:pStyle w:val="ListParagraph"/>
        <w:numPr>
          <w:ilvl w:val="1"/>
          <w:numId w:val="32"/>
        </w:numPr>
        <w:tabs>
          <w:tab w:val="left" w:pos="1418"/>
        </w:tabs>
        <w:ind w:left="1418" w:hanging="284"/>
        <w:jc w:val="both"/>
        <w:rPr>
          <w:b/>
          <w:highlight w:val="yellow"/>
        </w:rPr>
      </w:pPr>
      <w:r w:rsidRPr="00090D85">
        <w:rPr>
          <w:b/>
          <w:highlight w:val="yellow"/>
        </w:rPr>
        <w:t>T</w:t>
      </w:r>
      <w:r w:rsidR="003552FD" w:rsidRPr="00090D85">
        <w:rPr>
          <w:b/>
          <w:highlight w:val="yellow"/>
        </w:rPr>
        <w:t>ask 1 Design Document</w:t>
      </w:r>
    </w:p>
    <w:p w14:paraId="159A5262" w14:textId="4954C931" w:rsidR="001104AB" w:rsidRPr="00090D85" w:rsidRDefault="003552FD" w:rsidP="003552FD">
      <w:pPr>
        <w:pStyle w:val="ListParagraph"/>
        <w:numPr>
          <w:ilvl w:val="1"/>
          <w:numId w:val="32"/>
        </w:numPr>
        <w:tabs>
          <w:tab w:val="left" w:pos="1418"/>
        </w:tabs>
        <w:ind w:left="1418" w:hanging="284"/>
        <w:jc w:val="both"/>
        <w:rPr>
          <w:b/>
          <w:highlight w:val="yellow"/>
        </w:rPr>
      </w:pPr>
      <w:r w:rsidRPr="00090D85">
        <w:rPr>
          <w:b/>
          <w:highlight w:val="yellow"/>
        </w:rPr>
        <w:t>Task 3 Unit Test Plan</w:t>
      </w:r>
    </w:p>
    <w:p w14:paraId="54B73F7B" w14:textId="3FDF1551" w:rsidR="00323575" w:rsidRPr="00090D85" w:rsidRDefault="00323575" w:rsidP="003552FD">
      <w:pPr>
        <w:pStyle w:val="ListParagraph"/>
        <w:numPr>
          <w:ilvl w:val="1"/>
          <w:numId w:val="32"/>
        </w:numPr>
        <w:tabs>
          <w:tab w:val="left" w:pos="1418"/>
        </w:tabs>
        <w:ind w:left="1418" w:hanging="284"/>
        <w:jc w:val="both"/>
        <w:rPr>
          <w:b/>
          <w:highlight w:val="yellow"/>
        </w:rPr>
      </w:pPr>
      <w:r w:rsidRPr="00090D85">
        <w:rPr>
          <w:b/>
          <w:highlight w:val="yellow"/>
        </w:rPr>
        <w:t>Task 4 Review and Reflection</w:t>
      </w:r>
    </w:p>
    <w:p w14:paraId="2866ED63" w14:textId="376617CB" w:rsidR="009E2A4C" w:rsidRPr="00090D85" w:rsidRDefault="09FDFC6B" w:rsidP="2977A923">
      <w:pPr>
        <w:pStyle w:val="ListParagraph"/>
        <w:numPr>
          <w:ilvl w:val="1"/>
          <w:numId w:val="32"/>
        </w:numPr>
        <w:tabs>
          <w:tab w:val="left" w:pos="1418"/>
        </w:tabs>
        <w:ind w:left="1418" w:hanging="284"/>
        <w:jc w:val="both"/>
        <w:rPr>
          <w:b/>
          <w:bCs/>
          <w:highlight w:val="yellow"/>
        </w:rPr>
      </w:pPr>
      <w:r w:rsidRPr="00090D85">
        <w:rPr>
          <w:b/>
          <w:bCs/>
          <w:highlight w:val="yellow"/>
        </w:rPr>
        <w:t>A</w:t>
      </w:r>
      <w:r w:rsidR="010D6E90" w:rsidRPr="00090D85">
        <w:rPr>
          <w:b/>
          <w:bCs/>
          <w:highlight w:val="yellow"/>
        </w:rPr>
        <w:t xml:space="preserve">ppendix </w:t>
      </w:r>
      <w:r w:rsidR="11573121" w:rsidRPr="00090D85">
        <w:rPr>
          <w:b/>
          <w:bCs/>
          <w:highlight w:val="yellow"/>
        </w:rPr>
        <w:t xml:space="preserve">A </w:t>
      </w:r>
      <w:r w:rsidR="29B17254" w:rsidRPr="00090D85">
        <w:rPr>
          <w:b/>
          <w:bCs/>
          <w:highlight w:val="yellow"/>
        </w:rPr>
        <w:t xml:space="preserve">- </w:t>
      </w:r>
      <w:r w:rsidR="11573121" w:rsidRPr="00090D85">
        <w:rPr>
          <w:b/>
          <w:bCs/>
          <w:highlight w:val="yellow"/>
          <w:u w:val="single"/>
        </w:rPr>
        <w:t>Source Code of all coding artefacts</w:t>
      </w:r>
      <w:r w:rsidR="106492CF" w:rsidRPr="00090D85">
        <w:rPr>
          <w:b/>
          <w:bCs/>
          <w:highlight w:val="yellow"/>
        </w:rPr>
        <w:t xml:space="preserve"> – just </w:t>
      </w:r>
      <w:r w:rsidR="11573121" w:rsidRPr="00090D85">
        <w:rPr>
          <w:b/>
          <w:bCs/>
          <w:highlight w:val="yellow"/>
        </w:rPr>
        <w:t>Copy/Paste as text.</w:t>
      </w:r>
    </w:p>
    <w:p w14:paraId="33B7CCD0" w14:textId="30032B95" w:rsidR="00475204" w:rsidRDefault="00475204" w:rsidP="003552FD">
      <w:pPr>
        <w:jc w:val="both"/>
        <w:rPr>
          <w:rFonts w:asciiTheme="majorHAnsi" w:eastAsia="Calibri Light" w:hAnsiTheme="majorHAnsi" w:cstheme="majorHAnsi"/>
          <w:color w:val="2F5496"/>
          <w:sz w:val="26"/>
          <w:szCs w:val="26"/>
        </w:rPr>
      </w:pPr>
      <w:r>
        <w:rPr>
          <w:rFonts w:asciiTheme="majorHAnsi" w:hAnsiTheme="majorHAnsi" w:cstheme="majorHAnsi"/>
        </w:rPr>
        <w:br w:type="page"/>
      </w:r>
    </w:p>
    <w:p w14:paraId="64BEC245" w14:textId="77777777" w:rsidR="003552FD" w:rsidRPr="003552FD" w:rsidRDefault="003552FD" w:rsidP="003552FD">
      <w:pPr>
        <w:keepNext/>
        <w:keepLines/>
        <w:spacing w:before="240"/>
        <w:jc w:val="both"/>
        <w:outlineLvl w:val="0"/>
        <w:rPr>
          <w:rFonts w:eastAsia="DengXian Light"/>
          <w:color w:val="2F5496"/>
          <w:sz w:val="32"/>
          <w:szCs w:val="32"/>
        </w:rPr>
      </w:pPr>
      <w:r w:rsidRPr="003552FD">
        <w:rPr>
          <w:rFonts w:eastAsia="DengXian Light"/>
          <w:color w:val="2F5496"/>
          <w:sz w:val="32"/>
          <w:szCs w:val="32"/>
        </w:rPr>
        <w:lastRenderedPageBreak/>
        <w:t>Section 2 General Assessment Brief Guidance</w:t>
      </w:r>
    </w:p>
    <w:p w14:paraId="052FAAA6" w14:textId="77777777" w:rsidR="003552FD" w:rsidRPr="003552FD" w:rsidRDefault="003552FD" w:rsidP="003552FD">
      <w:pPr>
        <w:keepNext/>
        <w:keepLines/>
        <w:spacing w:before="40"/>
        <w:jc w:val="both"/>
        <w:outlineLvl w:val="1"/>
        <w:rPr>
          <w:rFonts w:eastAsia="DengXian Light"/>
          <w:color w:val="2F5496"/>
          <w:sz w:val="16"/>
          <w:szCs w:val="16"/>
        </w:rPr>
      </w:pPr>
    </w:p>
    <w:p w14:paraId="10B2485F" w14:textId="77777777" w:rsidR="003552FD" w:rsidRPr="003552FD" w:rsidRDefault="003552FD" w:rsidP="003552FD">
      <w:pPr>
        <w:keepNext/>
        <w:keepLines/>
        <w:spacing w:before="40"/>
        <w:jc w:val="both"/>
        <w:outlineLvl w:val="1"/>
        <w:rPr>
          <w:rFonts w:eastAsia="DengXian Light"/>
          <w:color w:val="2F5496"/>
          <w:sz w:val="26"/>
          <w:szCs w:val="26"/>
        </w:rPr>
      </w:pPr>
      <w:r w:rsidRPr="003552FD">
        <w:rPr>
          <w:rFonts w:eastAsia="DengXian Light"/>
          <w:color w:val="2F5496"/>
          <w:sz w:val="26"/>
          <w:szCs w:val="26"/>
        </w:rPr>
        <w:t xml:space="preserve">Supporting Assessment documentation, rules and regulations. </w:t>
      </w:r>
    </w:p>
    <w:p w14:paraId="228F227B" w14:textId="77777777" w:rsidR="003552FD" w:rsidRPr="003552FD" w:rsidRDefault="003552FD" w:rsidP="003552FD">
      <w:pPr>
        <w:keepNext/>
        <w:keepLines/>
        <w:spacing w:before="40"/>
        <w:jc w:val="both"/>
        <w:outlineLvl w:val="1"/>
        <w:rPr>
          <w:rFonts w:eastAsia="DengXian Light"/>
          <w:color w:val="2F5496"/>
          <w:sz w:val="16"/>
          <w:szCs w:val="16"/>
        </w:rPr>
      </w:pPr>
    </w:p>
    <w:p w14:paraId="682A8479" w14:textId="77777777" w:rsidR="003552FD" w:rsidRPr="003552FD" w:rsidRDefault="003552FD" w:rsidP="003552FD">
      <w:pPr>
        <w:jc w:val="both"/>
        <w:rPr>
          <w:rFonts w:eastAsia="DengXian" w:cs="Arial"/>
        </w:rPr>
      </w:pPr>
      <w:r w:rsidRPr="003552FD">
        <w:rPr>
          <w:rFonts w:eastAsia="DengXian" w:cs="Arial"/>
        </w:rPr>
        <w:t xml:space="preserve">To view the academic rules and guidance documents for the topics listed below please follow this link to the Degree Apprenticeship Handbook (DAH) module in Canvas: </w:t>
      </w:r>
      <w:hyperlink r:id="rId12" w:history="1">
        <w:r w:rsidRPr="003552FD">
          <w:rPr>
            <w:rFonts w:eastAsia="DengXian" w:cs="Arial"/>
            <w:color w:val="0563C1"/>
            <w:u w:val="single"/>
          </w:rPr>
          <w:t>https://canvas.qa.com/courses/1041</w:t>
        </w:r>
      </w:hyperlink>
    </w:p>
    <w:p w14:paraId="42291436" w14:textId="77777777" w:rsidR="003552FD" w:rsidRPr="003552FD" w:rsidRDefault="003552FD" w:rsidP="003552FD">
      <w:pPr>
        <w:jc w:val="both"/>
        <w:rPr>
          <w:rFonts w:eastAsia="DengXian" w:cs="Arial"/>
        </w:rPr>
      </w:pPr>
    </w:p>
    <w:p w14:paraId="3CF937EE" w14:textId="50A8CEDF" w:rsidR="003552FD" w:rsidRPr="003552FD" w:rsidRDefault="003552FD" w:rsidP="003552FD">
      <w:pPr>
        <w:jc w:val="both"/>
        <w:rPr>
          <w:rFonts w:eastAsia="DengXian" w:cs="Arial"/>
        </w:rPr>
      </w:pPr>
      <w:r w:rsidRPr="003552FD">
        <w:rPr>
          <w:rFonts w:eastAsia="DengXian" w:cs="Arial"/>
        </w:rPr>
        <w:t xml:space="preserve">If you are unable to access this module, please contact </w:t>
      </w:r>
      <w:hyperlink r:id="rId13" w:history="1">
        <w:r w:rsidRPr="003552FD">
          <w:rPr>
            <w:rFonts w:eastAsia="DengXian" w:cs="Arial"/>
            <w:color w:val="0563C1"/>
            <w:u w:val="single"/>
          </w:rPr>
          <w:t>qaadegreeadmin@qa.com</w:t>
        </w:r>
      </w:hyperlink>
      <w:r w:rsidRPr="003552FD">
        <w:rPr>
          <w:rFonts w:eastAsia="DengXian" w:cs="Arial"/>
        </w:rPr>
        <w:t xml:space="preserve"> who will be able to resolve this for you.</w:t>
      </w:r>
    </w:p>
    <w:p w14:paraId="3FE376E9" w14:textId="77777777" w:rsidR="003552FD" w:rsidRPr="003552FD" w:rsidRDefault="003552FD" w:rsidP="003552FD">
      <w:pPr>
        <w:jc w:val="both"/>
        <w:rPr>
          <w:rFonts w:eastAsia="DengXian" w:cs="Arial"/>
        </w:rPr>
      </w:pPr>
    </w:p>
    <w:p w14:paraId="14558D22" w14:textId="77777777" w:rsidR="003552FD" w:rsidRPr="003552FD" w:rsidRDefault="003552FD" w:rsidP="003552FD">
      <w:pPr>
        <w:jc w:val="both"/>
        <w:rPr>
          <w:rFonts w:eastAsia="DengXian" w:cs="Arial"/>
        </w:rPr>
      </w:pPr>
      <w:r w:rsidRPr="003552FD">
        <w:rPr>
          <w:rFonts w:eastAsia="DengXian" w:cs="Arial"/>
        </w:rPr>
        <w:t>The guidance found in the DAH includes:</w:t>
      </w:r>
    </w:p>
    <w:p w14:paraId="31140594" w14:textId="77777777" w:rsidR="003552FD" w:rsidRPr="003552FD" w:rsidRDefault="003552FD" w:rsidP="003552FD">
      <w:pPr>
        <w:jc w:val="both"/>
        <w:rPr>
          <w:rFonts w:eastAsia="DengXian" w:cs="Arial"/>
        </w:rPr>
      </w:pPr>
    </w:p>
    <w:p w14:paraId="6826C964"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University of Roehampton Academic Regulations</w:t>
      </w:r>
    </w:p>
    <w:p w14:paraId="3308FE3C"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Regulations &amp; Quality Assurance Overview</w:t>
      </w:r>
    </w:p>
    <w:p w14:paraId="7B0E15C4"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Key contacts</w:t>
      </w:r>
    </w:p>
    <w:p w14:paraId="6665F577"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Mitigating Circumstance documentation</w:t>
      </w:r>
    </w:p>
    <w:p w14:paraId="7086BA68"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Academic misconduct Procedure</w:t>
      </w:r>
    </w:p>
    <w:p w14:paraId="7BAA225C" w14:textId="77777777" w:rsidR="003552FD" w:rsidRPr="003552FD" w:rsidRDefault="003552FD" w:rsidP="003552FD">
      <w:pPr>
        <w:numPr>
          <w:ilvl w:val="0"/>
          <w:numId w:val="30"/>
        </w:numPr>
        <w:ind w:left="851" w:hanging="284"/>
        <w:contextualSpacing/>
        <w:jc w:val="both"/>
        <w:rPr>
          <w:rFonts w:eastAsia="DengXian" w:cs="Arial"/>
          <w:szCs w:val="21"/>
        </w:rPr>
      </w:pPr>
      <w:r w:rsidRPr="003552FD">
        <w:rPr>
          <w:rFonts w:eastAsia="DengXian" w:cs="Arial"/>
        </w:rPr>
        <w:t>Final degree award calculation</w:t>
      </w:r>
    </w:p>
    <w:p w14:paraId="48F529EB"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 xml:space="preserve">Appeals </w:t>
      </w:r>
      <w:proofErr w:type="gramStart"/>
      <w:r w:rsidRPr="003552FD">
        <w:rPr>
          <w:rFonts w:eastAsia="DengXian" w:cs="Arial"/>
        </w:rPr>
        <w:t>guidance</w:t>
      </w:r>
      <w:proofErr w:type="gramEnd"/>
    </w:p>
    <w:p w14:paraId="0055F803" w14:textId="77777777" w:rsidR="003552FD" w:rsidRPr="003552FD" w:rsidRDefault="003552FD" w:rsidP="003552FD">
      <w:pPr>
        <w:numPr>
          <w:ilvl w:val="0"/>
          <w:numId w:val="30"/>
        </w:numPr>
        <w:ind w:left="851" w:hanging="284"/>
        <w:contextualSpacing/>
        <w:jc w:val="both"/>
        <w:rPr>
          <w:rFonts w:eastAsia="DengXian" w:cs="Arial"/>
        </w:rPr>
      </w:pPr>
      <w:r w:rsidRPr="003552FD">
        <w:rPr>
          <w:rFonts w:eastAsia="DengXian" w:cs="Arial"/>
        </w:rPr>
        <w:t>Examination regulations</w:t>
      </w:r>
    </w:p>
    <w:p w14:paraId="7D18442F" w14:textId="77777777" w:rsidR="003552FD" w:rsidRPr="003552FD" w:rsidRDefault="003552FD" w:rsidP="003552FD">
      <w:pPr>
        <w:numPr>
          <w:ilvl w:val="0"/>
          <w:numId w:val="30"/>
        </w:numPr>
        <w:ind w:left="851" w:hanging="284"/>
        <w:contextualSpacing/>
        <w:jc w:val="both"/>
        <w:rPr>
          <w:rFonts w:eastAsia="DengXian" w:cs="Arial"/>
          <w:szCs w:val="21"/>
        </w:rPr>
      </w:pPr>
      <w:r w:rsidRPr="003552FD">
        <w:rPr>
          <w:rFonts w:eastAsia="DengXian" w:cs="Arial"/>
        </w:rPr>
        <w:t>Student feedback committees</w:t>
      </w:r>
    </w:p>
    <w:p w14:paraId="26FCA8A7" w14:textId="77777777" w:rsidR="003552FD" w:rsidRPr="003552FD" w:rsidRDefault="003552FD" w:rsidP="003552FD">
      <w:pPr>
        <w:numPr>
          <w:ilvl w:val="0"/>
          <w:numId w:val="30"/>
        </w:numPr>
        <w:ind w:left="851" w:hanging="284"/>
        <w:contextualSpacing/>
        <w:jc w:val="both"/>
        <w:rPr>
          <w:rFonts w:eastAsia="DengXian" w:cs="Arial"/>
          <w:szCs w:val="21"/>
        </w:rPr>
      </w:pPr>
      <w:r w:rsidRPr="003552FD">
        <w:rPr>
          <w:rFonts w:eastAsia="DengXian" w:cs="Arial"/>
        </w:rPr>
        <w:t>External examiner reports</w:t>
      </w:r>
    </w:p>
    <w:p w14:paraId="45DECDFB" w14:textId="77777777" w:rsidR="003552FD" w:rsidRPr="003552FD" w:rsidRDefault="003552FD" w:rsidP="003552FD">
      <w:pPr>
        <w:jc w:val="both"/>
        <w:rPr>
          <w:rFonts w:eastAsia="DengXian" w:cs="Arial"/>
          <w:szCs w:val="21"/>
        </w:rPr>
      </w:pPr>
    </w:p>
    <w:p w14:paraId="0F9102AF" w14:textId="77777777" w:rsidR="003552FD" w:rsidRPr="003552FD" w:rsidRDefault="003552FD" w:rsidP="003552FD">
      <w:pPr>
        <w:rPr>
          <w:rFonts w:eastAsia="DengXian" w:cs="Arial"/>
          <w:szCs w:val="21"/>
        </w:rPr>
        <w:sectPr w:rsidR="003552FD" w:rsidRPr="003552FD" w:rsidSect="00054D53">
          <w:footerReference w:type="default" r:id="rId14"/>
          <w:pgSz w:w="11900" w:h="16840"/>
          <w:pgMar w:top="1440" w:right="1440" w:bottom="1440" w:left="1440" w:header="720" w:footer="720" w:gutter="0"/>
          <w:pgNumType w:start="1"/>
          <w:cols w:space="720"/>
          <w:docGrid w:linePitch="400"/>
        </w:sectPr>
      </w:pPr>
    </w:p>
    <w:p w14:paraId="4920A7A6" w14:textId="77777777" w:rsidR="003552FD" w:rsidRPr="003552FD" w:rsidRDefault="003552FD" w:rsidP="003552FD">
      <w:pPr>
        <w:keepNext/>
        <w:keepLines/>
        <w:spacing w:before="40"/>
        <w:outlineLvl w:val="1"/>
        <w:rPr>
          <w:rFonts w:eastAsia="DengXian Light"/>
          <w:color w:val="2F5496"/>
          <w:sz w:val="26"/>
          <w:szCs w:val="26"/>
        </w:rPr>
      </w:pPr>
      <w:r w:rsidRPr="003552FD">
        <w:rPr>
          <w:rFonts w:eastAsia="DengXian Light"/>
          <w:color w:val="2F5496"/>
          <w:sz w:val="26"/>
          <w:szCs w:val="26"/>
        </w:rPr>
        <w:lastRenderedPageBreak/>
        <w:t>Marking Rubric</w:t>
      </w:r>
    </w:p>
    <w:p w14:paraId="04CC6E5D" w14:textId="77777777" w:rsidR="003552FD" w:rsidRPr="003552FD" w:rsidRDefault="003552FD" w:rsidP="003552FD">
      <w:pPr>
        <w:rPr>
          <w:rFonts w:eastAsia="DengXian" w:cs="Arial"/>
        </w:rPr>
      </w:pPr>
    </w:p>
    <w:tbl>
      <w:tblPr>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268"/>
        <w:gridCol w:w="2268"/>
        <w:gridCol w:w="2268"/>
        <w:gridCol w:w="2268"/>
        <w:gridCol w:w="2268"/>
        <w:gridCol w:w="2268"/>
      </w:tblGrid>
      <w:tr w:rsidR="003552FD" w:rsidRPr="003552FD" w14:paraId="5EEF61DA" w14:textId="77777777" w:rsidTr="076C3CC0">
        <w:trPr>
          <w:cantSplit/>
        </w:trPr>
        <w:tc>
          <w:tcPr>
            <w:tcW w:w="1531" w:type="dxa"/>
            <w:shd w:val="clear" w:color="auto" w:fill="auto"/>
            <w:noWrap/>
            <w:hideMark/>
          </w:tcPr>
          <w:p w14:paraId="31B29E35" w14:textId="77777777" w:rsidR="003552FD" w:rsidRPr="003552FD" w:rsidRDefault="003552FD" w:rsidP="003552FD">
            <w:pPr>
              <w:rPr>
                <w:rFonts w:eastAsia="DengXian" w:cs="Arial"/>
                <w:b/>
                <w:bCs/>
                <w:sz w:val="18"/>
                <w:szCs w:val="18"/>
              </w:rPr>
            </w:pPr>
            <w:r w:rsidRPr="003552FD">
              <w:rPr>
                <w:rFonts w:eastAsia="DengXian" w:cs="Arial"/>
                <w:b/>
                <w:bCs/>
                <w:sz w:val="18"/>
                <w:szCs w:val="18"/>
              </w:rPr>
              <w:t>Criteria</w:t>
            </w:r>
          </w:p>
        </w:tc>
        <w:tc>
          <w:tcPr>
            <w:tcW w:w="2268" w:type="dxa"/>
            <w:shd w:val="clear" w:color="auto" w:fill="auto"/>
            <w:hideMark/>
          </w:tcPr>
          <w:p w14:paraId="2C6C287A" w14:textId="77777777" w:rsidR="003552FD" w:rsidRPr="003552FD" w:rsidRDefault="003552FD" w:rsidP="003552FD">
            <w:pPr>
              <w:rPr>
                <w:rFonts w:eastAsia="DengXian" w:cs="Arial"/>
                <w:b/>
                <w:bCs/>
                <w:sz w:val="18"/>
                <w:szCs w:val="18"/>
              </w:rPr>
            </w:pPr>
            <w:r w:rsidRPr="003552FD">
              <w:rPr>
                <w:rFonts w:eastAsia="DengXian" w:cs="Arial"/>
                <w:b/>
                <w:bCs/>
                <w:sz w:val="18"/>
                <w:szCs w:val="18"/>
              </w:rPr>
              <w:t>Outstanding</w:t>
            </w:r>
          </w:p>
          <w:p w14:paraId="4C59A643" w14:textId="77777777" w:rsidR="003552FD" w:rsidRPr="003552FD" w:rsidRDefault="003552FD" w:rsidP="003552FD">
            <w:pPr>
              <w:rPr>
                <w:rFonts w:eastAsia="DengXian" w:cs="Arial"/>
                <w:b/>
                <w:bCs/>
                <w:sz w:val="18"/>
                <w:szCs w:val="18"/>
              </w:rPr>
            </w:pPr>
            <w:r w:rsidRPr="003552FD">
              <w:rPr>
                <w:rFonts w:eastAsia="DengXian" w:cs="Arial"/>
                <w:b/>
                <w:bCs/>
                <w:sz w:val="18"/>
                <w:szCs w:val="18"/>
              </w:rPr>
              <w:t>80% -100%</w:t>
            </w:r>
          </w:p>
        </w:tc>
        <w:tc>
          <w:tcPr>
            <w:tcW w:w="2268" w:type="dxa"/>
            <w:shd w:val="clear" w:color="auto" w:fill="auto"/>
            <w:hideMark/>
          </w:tcPr>
          <w:p w14:paraId="264C3F4B" w14:textId="77777777" w:rsidR="003552FD" w:rsidRPr="003552FD" w:rsidRDefault="003552FD" w:rsidP="003552FD">
            <w:pPr>
              <w:rPr>
                <w:rFonts w:eastAsia="DengXian" w:cs="Arial"/>
                <w:b/>
                <w:bCs/>
                <w:sz w:val="18"/>
                <w:szCs w:val="18"/>
              </w:rPr>
            </w:pPr>
            <w:r w:rsidRPr="003552FD">
              <w:rPr>
                <w:rFonts w:eastAsia="DengXian" w:cs="Arial"/>
                <w:b/>
                <w:bCs/>
                <w:sz w:val="18"/>
                <w:szCs w:val="18"/>
              </w:rPr>
              <w:t>Excellent</w:t>
            </w:r>
          </w:p>
          <w:p w14:paraId="5624E9C0" w14:textId="77777777" w:rsidR="003552FD" w:rsidRPr="003552FD" w:rsidRDefault="003552FD" w:rsidP="003552FD">
            <w:pPr>
              <w:rPr>
                <w:rFonts w:eastAsia="DengXian" w:cs="Arial"/>
                <w:b/>
                <w:bCs/>
                <w:sz w:val="18"/>
                <w:szCs w:val="18"/>
              </w:rPr>
            </w:pPr>
            <w:r w:rsidRPr="003552FD">
              <w:rPr>
                <w:rFonts w:eastAsia="DengXian" w:cs="Arial"/>
                <w:b/>
                <w:bCs/>
                <w:sz w:val="18"/>
                <w:szCs w:val="18"/>
              </w:rPr>
              <w:t xml:space="preserve">70% - 79% </w:t>
            </w:r>
          </w:p>
        </w:tc>
        <w:tc>
          <w:tcPr>
            <w:tcW w:w="2268" w:type="dxa"/>
            <w:shd w:val="clear" w:color="auto" w:fill="auto"/>
            <w:hideMark/>
          </w:tcPr>
          <w:p w14:paraId="61284BDB" w14:textId="77777777" w:rsidR="003552FD" w:rsidRPr="003552FD" w:rsidRDefault="003552FD" w:rsidP="003552FD">
            <w:pPr>
              <w:rPr>
                <w:rFonts w:eastAsia="DengXian" w:cs="Arial"/>
                <w:b/>
                <w:bCs/>
                <w:sz w:val="18"/>
                <w:szCs w:val="18"/>
              </w:rPr>
            </w:pPr>
            <w:r w:rsidRPr="003552FD">
              <w:rPr>
                <w:rFonts w:eastAsia="DengXian" w:cs="Arial"/>
                <w:b/>
                <w:bCs/>
                <w:sz w:val="18"/>
                <w:szCs w:val="18"/>
              </w:rPr>
              <w:t>Very Good</w:t>
            </w:r>
          </w:p>
          <w:p w14:paraId="61F2F9FB" w14:textId="77777777" w:rsidR="003552FD" w:rsidRPr="003552FD" w:rsidRDefault="003552FD" w:rsidP="003552FD">
            <w:pPr>
              <w:rPr>
                <w:rFonts w:eastAsia="DengXian" w:cs="Arial"/>
                <w:b/>
                <w:bCs/>
                <w:sz w:val="18"/>
                <w:szCs w:val="18"/>
              </w:rPr>
            </w:pPr>
            <w:r w:rsidRPr="003552FD">
              <w:rPr>
                <w:rFonts w:eastAsia="DengXian" w:cs="Arial"/>
                <w:b/>
                <w:bCs/>
                <w:sz w:val="18"/>
                <w:szCs w:val="18"/>
              </w:rPr>
              <w:t>60% - 69%</w:t>
            </w:r>
          </w:p>
        </w:tc>
        <w:tc>
          <w:tcPr>
            <w:tcW w:w="2268" w:type="dxa"/>
            <w:shd w:val="clear" w:color="auto" w:fill="auto"/>
            <w:hideMark/>
          </w:tcPr>
          <w:p w14:paraId="416D01D4" w14:textId="77777777" w:rsidR="003552FD" w:rsidRPr="003552FD" w:rsidRDefault="003552FD" w:rsidP="003552FD">
            <w:pPr>
              <w:rPr>
                <w:rFonts w:eastAsia="DengXian" w:cs="Arial"/>
                <w:b/>
                <w:bCs/>
                <w:sz w:val="18"/>
                <w:szCs w:val="18"/>
              </w:rPr>
            </w:pPr>
            <w:r w:rsidRPr="003552FD">
              <w:rPr>
                <w:rFonts w:eastAsia="DengXian" w:cs="Arial"/>
                <w:b/>
                <w:bCs/>
                <w:sz w:val="18"/>
                <w:szCs w:val="18"/>
              </w:rPr>
              <w:t>Good</w:t>
            </w:r>
          </w:p>
          <w:p w14:paraId="0DEBEE39" w14:textId="77777777" w:rsidR="003552FD" w:rsidRPr="003552FD" w:rsidRDefault="003552FD" w:rsidP="003552FD">
            <w:pPr>
              <w:rPr>
                <w:rFonts w:eastAsia="DengXian" w:cs="Arial"/>
                <w:b/>
                <w:bCs/>
                <w:sz w:val="18"/>
                <w:szCs w:val="18"/>
              </w:rPr>
            </w:pPr>
            <w:r w:rsidRPr="003552FD">
              <w:rPr>
                <w:rFonts w:eastAsia="DengXian" w:cs="Arial"/>
                <w:b/>
                <w:bCs/>
                <w:sz w:val="18"/>
                <w:szCs w:val="18"/>
              </w:rPr>
              <w:t>50% - 59%</w:t>
            </w:r>
          </w:p>
        </w:tc>
        <w:tc>
          <w:tcPr>
            <w:tcW w:w="2268" w:type="dxa"/>
            <w:shd w:val="clear" w:color="auto" w:fill="auto"/>
            <w:hideMark/>
          </w:tcPr>
          <w:p w14:paraId="2F1EA9C5" w14:textId="77777777" w:rsidR="003552FD" w:rsidRPr="003552FD" w:rsidRDefault="003552FD" w:rsidP="003552FD">
            <w:pPr>
              <w:rPr>
                <w:rFonts w:eastAsia="DengXian" w:cs="Arial"/>
                <w:b/>
                <w:bCs/>
                <w:sz w:val="18"/>
                <w:szCs w:val="18"/>
              </w:rPr>
            </w:pPr>
            <w:r w:rsidRPr="003552FD">
              <w:rPr>
                <w:rFonts w:eastAsia="DengXian" w:cs="Arial"/>
                <w:b/>
                <w:bCs/>
                <w:sz w:val="18"/>
                <w:szCs w:val="18"/>
              </w:rPr>
              <w:t>Pass</w:t>
            </w:r>
          </w:p>
          <w:p w14:paraId="4663B2B9" w14:textId="77777777" w:rsidR="003552FD" w:rsidRPr="003552FD" w:rsidRDefault="003552FD" w:rsidP="003552FD">
            <w:pPr>
              <w:rPr>
                <w:rFonts w:eastAsia="DengXian" w:cs="Arial"/>
                <w:b/>
                <w:bCs/>
                <w:sz w:val="18"/>
                <w:szCs w:val="18"/>
              </w:rPr>
            </w:pPr>
            <w:r w:rsidRPr="003552FD">
              <w:rPr>
                <w:rFonts w:eastAsia="DengXian" w:cs="Arial"/>
                <w:b/>
                <w:bCs/>
                <w:sz w:val="18"/>
                <w:szCs w:val="18"/>
              </w:rPr>
              <w:t>40% - 49%</w:t>
            </w:r>
          </w:p>
        </w:tc>
        <w:tc>
          <w:tcPr>
            <w:tcW w:w="2268" w:type="dxa"/>
            <w:shd w:val="clear" w:color="auto" w:fill="auto"/>
            <w:hideMark/>
          </w:tcPr>
          <w:p w14:paraId="79CC39F9" w14:textId="77777777" w:rsidR="003552FD" w:rsidRPr="003552FD" w:rsidRDefault="003552FD" w:rsidP="003552FD">
            <w:pPr>
              <w:rPr>
                <w:rFonts w:eastAsia="DengXian" w:cs="Arial"/>
                <w:b/>
                <w:bCs/>
                <w:sz w:val="18"/>
                <w:szCs w:val="18"/>
              </w:rPr>
            </w:pPr>
            <w:r w:rsidRPr="003552FD">
              <w:rPr>
                <w:rFonts w:eastAsia="DengXian" w:cs="Arial"/>
                <w:b/>
                <w:bCs/>
                <w:sz w:val="18"/>
                <w:szCs w:val="18"/>
              </w:rPr>
              <w:t>Poor</w:t>
            </w:r>
          </w:p>
          <w:p w14:paraId="2AD8EC56" w14:textId="77777777" w:rsidR="003552FD" w:rsidRPr="003552FD" w:rsidRDefault="003552FD" w:rsidP="003552FD">
            <w:pPr>
              <w:rPr>
                <w:rFonts w:eastAsia="DengXian" w:cs="Arial"/>
                <w:b/>
                <w:bCs/>
                <w:sz w:val="18"/>
                <w:szCs w:val="18"/>
              </w:rPr>
            </w:pPr>
            <w:r w:rsidRPr="003552FD">
              <w:rPr>
                <w:rFonts w:eastAsia="DengXian" w:cs="Arial"/>
                <w:b/>
                <w:bCs/>
                <w:sz w:val="18"/>
                <w:szCs w:val="18"/>
              </w:rPr>
              <w:t>0% - 39%</w:t>
            </w:r>
          </w:p>
        </w:tc>
      </w:tr>
      <w:tr w:rsidR="003552FD" w:rsidRPr="003552FD" w14:paraId="326F10B6" w14:textId="77777777" w:rsidTr="076C3CC0">
        <w:trPr>
          <w:cantSplit/>
          <w:trHeight w:val="256"/>
        </w:trPr>
        <w:tc>
          <w:tcPr>
            <w:tcW w:w="1531" w:type="dxa"/>
            <w:shd w:val="clear" w:color="auto" w:fill="auto"/>
          </w:tcPr>
          <w:p w14:paraId="2089D465" w14:textId="76EE9B56" w:rsidR="003552FD" w:rsidRDefault="003552FD" w:rsidP="003552FD">
            <w:pPr>
              <w:rPr>
                <w:rFonts w:eastAsia="DengXian" w:cs="Arial"/>
                <w:b/>
                <w:bCs/>
                <w:sz w:val="18"/>
                <w:szCs w:val="18"/>
              </w:rPr>
            </w:pPr>
            <w:r w:rsidRPr="003552FD">
              <w:rPr>
                <w:rFonts w:eastAsia="DengXian" w:cs="Arial"/>
                <w:b/>
                <w:bCs/>
                <w:sz w:val="18"/>
                <w:szCs w:val="18"/>
              </w:rPr>
              <w:t>Task 1</w:t>
            </w:r>
          </w:p>
          <w:p w14:paraId="3ACA1A05" w14:textId="7CABEE4B" w:rsidR="003552FD" w:rsidRPr="003552FD" w:rsidRDefault="003552FD" w:rsidP="003552FD">
            <w:pPr>
              <w:rPr>
                <w:rFonts w:eastAsia="DengXian" w:cs="Arial"/>
                <w:b/>
                <w:bCs/>
                <w:sz w:val="18"/>
                <w:szCs w:val="18"/>
              </w:rPr>
            </w:pPr>
            <w:r>
              <w:rPr>
                <w:rFonts w:eastAsia="DengXian" w:cs="Arial"/>
                <w:b/>
                <w:bCs/>
                <w:sz w:val="18"/>
                <w:szCs w:val="18"/>
              </w:rPr>
              <w:t>Design Document</w:t>
            </w:r>
          </w:p>
          <w:p w14:paraId="1158E228" w14:textId="2CB786AC" w:rsidR="003552FD" w:rsidRPr="003552FD" w:rsidRDefault="11573121" w:rsidP="00323575">
            <w:pPr>
              <w:rPr>
                <w:rFonts w:eastAsia="DengXian" w:cs="Arial"/>
                <w:b/>
                <w:bCs/>
                <w:sz w:val="18"/>
                <w:szCs w:val="18"/>
              </w:rPr>
            </w:pPr>
            <w:r w:rsidRPr="2977A923">
              <w:rPr>
                <w:rFonts w:eastAsia="DengXian" w:cs="Arial"/>
                <w:b/>
                <w:bCs/>
                <w:sz w:val="18"/>
                <w:szCs w:val="18"/>
              </w:rPr>
              <w:t>[</w:t>
            </w:r>
            <w:r w:rsidR="654DC5EA" w:rsidRPr="2977A923">
              <w:rPr>
                <w:rFonts w:eastAsia="DengXian" w:cs="Arial"/>
                <w:b/>
                <w:bCs/>
                <w:sz w:val="18"/>
                <w:szCs w:val="18"/>
              </w:rPr>
              <w:t>20</w:t>
            </w:r>
            <w:r w:rsidRPr="2977A923">
              <w:rPr>
                <w:rFonts w:eastAsia="DengXian" w:cs="Arial"/>
                <w:b/>
                <w:bCs/>
                <w:sz w:val="18"/>
                <w:szCs w:val="18"/>
              </w:rPr>
              <w:t xml:space="preserve"> Marks]</w:t>
            </w:r>
          </w:p>
        </w:tc>
        <w:tc>
          <w:tcPr>
            <w:tcW w:w="2268" w:type="dxa"/>
          </w:tcPr>
          <w:p w14:paraId="19E8CF75"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Outstanding</w:t>
            </w:r>
          </w:p>
          <w:p w14:paraId="136B7474" w14:textId="14EBF3E6"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[1</w:t>
            </w:r>
            <w:r w:rsidR="267AB1E7" w:rsidRPr="076C3CC0">
              <w:rPr>
                <w:rFonts w:eastAsia="DengXian" w:cs="Calibri Light"/>
                <w:b/>
                <w:bCs/>
                <w:sz w:val="18"/>
                <w:szCs w:val="18"/>
                <w:lang w:eastAsia="en-GB"/>
              </w:rPr>
              <w:t>6</w:t>
            </w:r>
            <w:r w:rsidRPr="076C3CC0">
              <w:rPr>
                <w:rFonts w:eastAsia="DengXian" w:cs="Calibri Light"/>
                <w:b/>
                <w:bCs/>
                <w:sz w:val="18"/>
                <w:szCs w:val="18"/>
                <w:lang w:eastAsia="en-GB"/>
              </w:rPr>
              <w:t xml:space="preserve"> to </w:t>
            </w:r>
            <w:r w:rsidR="0C3829D1" w:rsidRPr="076C3CC0">
              <w:rPr>
                <w:rFonts w:eastAsia="DengXian" w:cs="Calibri Light"/>
                <w:b/>
                <w:bCs/>
                <w:sz w:val="18"/>
                <w:szCs w:val="18"/>
                <w:lang w:eastAsia="en-GB"/>
              </w:rPr>
              <w:t>20</w:t>
            </w:r>
            <w:r w:rsidRPr="076C3CC0">
              <w:rPr>
                <w:rFonts w:eastAsia="DengXian" w:cs="Calibri Light"/>
                <w:b/>
                <w:bCs/>
                <w:sz w:val="18"/>
                <w:szCs w:val="18"/>
                <w:lang w:eastAsia="en-GB"/>
              </w:rPr>
              <w:t xml:space="preserve"> Marks]</w:t>
            </w:r>
          </w:p>
          <w:p w14:paraId="539E5D4E" w14:textId="70A68C06" w:rsidR="003552FD" w:rsidRPr="003552FD" w:rsidRDefault="003552FD" w:rsidP="00E502D4">
            <w:pPr>
              <w:rPr>
                <w:rFonts w:eastAsia="DengXian" w:cs="Arial"/>
                <w:sz w:val="18"/>
                <w:szCs w:val="18"/>
              </w:rPr>
            </w:pPr>
            <w:r w:rsidRPr="003552FD">
              <w:rPr>
                <w:rFonts w:eastAsia="DengXian" w:cs="Arial"/>
                <w:sz w:val="18"/>
                <w:szCs w:val="18"/>
              </w:rPr>
              <w:t xml:space="preserve">Outstanding </w:t>
            </w:r>
            <w:r>
              <w:rPr>
                <w:rFonts w:eastAsia="DengXian" w:cs="Arial"/>
                <w:sz w:val="18"/>
                <w:szCs w:val="18"/>
              </w:rPr>
              <w:t>D</w:t>
            </w:r>
            <w:r w:rsidRPr="003552FD">
              <w:rPr>
                <w:rFonts w:eastAsia="DengXian" w:cs="Arial"/>
                <w:sz w:val="18"/>
                <w:szCs w:val="18"/>
              </w:rPr>
              <w:t xml:space="preserve">esign </w:t>
            </w:r>
            <w:r>
              <w:rPr>
                <w:rFonts w:eastAsia="DengXian" w:cs="Arial"/>
                <w:sz w:val="18"/>
                <w:szCs w:val="18"/>
              </w:rPr>
              <w:t xml:space="preserve">Document </w:t>
            </w:r>
            <w:r w:rsidRPr="003552FD">
              <w:rPr>
                <w:rFonts w:eastAsia="DengXian" w:cs="Arial"/>
                <w:sz w:val="18"/>
                <w:szCs w:val="18"/>
              </w:rPr>
              <w:t>for the application</w:t>
            </w:r>
            <w:r>
              <w:rPr>
                <w:rFonts w:eastAsia="DengXian" w:cs="Arial"/>
                <w:sz w:val="18"/>
                <w:szCs w:val="18"/>
              </w:rPr>
              <w:t xml:space="preserve"> that </w:t>
            </w:r>
            <w:r w:rsidRPr="003552FD">
              <w:rPr>
                <w:rFonts w:eastAsia="DengXian" w:cs="Arial"/>
                <w:sz w:val="18"/>
                <w:szCs w:val="18"/>
              </w:rPr>
              <w:t>incorporat</w:t>
            </w:r>
            <w:r>
              <w:rPr>
                <w:rFonts w:eastAsia="DengXian" w:cs="Arial"/>
                <w:sz w:val="18"/>
                <w:szCs w:val="18"/>
              </w:rPr>
              <w:t>es all required artefacts.</w:t>
            </w:r>
          </w:p>
        </w:tc>
        <w:tc>
          <w:tcPr>
            <w:tcW w:w="2268" w:type="dxa"/>
          </w:tcPr>
          <w:p w14:paraId="7D6E508D"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Excellent</w:t>
            </w:r>
          </w:p>
          <w:p w14:paraId="0C151B8D" w14:textId="4C2F302A"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1FA4FD67" w:rsidRPr="076C3CC0">
              <w:rPr>
                <w:rFonts w:eastAsia="DengXian" w:cs="Calibri Light"/>
                <w:b/>
                <w:bCs/>
                <w:sz w:val="18"/>
                <w:szCs w:val="18"/>
                <w:lang w:eastAsia="en-GB"/>
              </w:rPr>
              <w:t>14</w:t>
            </w:r>
            <w:r w:rsidR="097D8547" w:rsidRPr="076C3CC0">
              <w:rPr>
                <w:rFonts w:eastAsia="DengXian" w:cs="Calibri Light"/>
                <w:b/>
                <w:bCs/>
                <w:sz w:val="18"/>
                <w:szCs w:val="18"/>
                <w:lang w:eastAsia="en-GB"/>
              </w:rPr>
              <w:t xml:space="preserve"> to </w:t>
            </w:r>
            <w:r w:rsidR="1FA4FD67" w:rsidRPr="076C3CC0">
              <w:rPr>
                <w:rFonts w:eastAsia="DengXian" w:cs="Calibri Light"/>
                <w:b/>
                <w:bCs/>
                <w:sz w:val="18"/>
                <w:szCs w:val="18"/>
                <w:lang w:eastAsia="en-GB"/>
              </w:rPr>
              <w:t>15</w:t>
            </w:r>
            <w:r w:rsidRPr="076C3CC0">
              <w:rPr>
                <w:rFonts w:eastAsia="DengXian" w:cs="Calibri Light"/>
                <w:b/>
                <w:bCs/>
                <w:sz w:val="18"/>
                <w:szCs w:val="18"/>
                <w:lang w:eastAsia="en-GB"/>
              </w:rPr>
              <w:t xml:space="preserve"> Marks]</w:t>
            </w:r>
          </w:p>
          <w:p w14:paraId="2546496A" w14:textId="594CB3DD" w:rsidR="003552FD" w:rsidRPr="003552FD" w:rsidRDefault="003552FD" w:rsidP="00E502D4">
            <w:pPr>
              <w:rPr>
                <w:rFonts w:eastAsia="DengXian" w:cs="Arial"/>
                <w:sz w:val="18"/>
                <w:szCs w:val="18"/>
              </w:rPr>
            </w:pPr>
            <w:r w:rsidRPr="003552FD">
              <w:rPr>
                <w:rFonts w:eastAsia="DengXian" w:cs="Arial"/>
                <w:sz w:val="18"/>
                <w:szCs w:val="18"/>
              </w:rPr>
              <w:t xml:space="preserve">Excellent </w:t>
            </w:r>
            <w:r>
              <w:rPr>
                <w:rFonts w:eastAsia="DengXian" w:cs="Arial"/>
                <w:sz w:val="18"/>
                <w:szCs w:val="18"/>
              </w:rPr>
              <w:t>D</w:t>
            </w:r>
            <w:r w:rsidRPr="003552FD">
              <w:rPr>
                <w:rFonts w:eastAsia="DengXian" w:cs="Arial"/>
                <w:sz w:val="18"/>
                <w:szCs w:val="18"/>
              </w:rPr>
              <w:t xml:space="preserve">esign </w:t>
            </w:r>
            <w:r>
              <w:rPr>
                <w:rFonts w:eastAsia="DengXian" w:cs="Arial"/>
                <w:sz w:val="18"/>
                <w:szCs w:val="18"/>
              </w:rPr>
              <w:t xml:space="preserve">Document </w:t>
            </w:r>
            <w:r w:rsidRPr="003552FD">
              <w:rPr>
                <w:rFonts w:eastAsia="DengXian" w:cs="Arial"/>
                <w:sz w:val="18"/>
                <w:szCs w:val="18"/>
              </w:rPr>
              <w:t>for th</w:t>
            </w:r>
            <w:r>
              <w:rPr>
                <w:rFonts w:eastAsia="DengXian" w:cs="Arial"/>
                <w:sz w:val="18"/>
                <w:szCs w:val="18"/>
              </w:rPr>
              <w:t>e application that incorporates almost all required artefacts.</w:t>
            </w:r>
          </w:p>
        </w:tc>
        <w:tc>
          <w:tcPr>
            <w:tcW w:w="2268" w:type="dxa"/>
          </w:tcPr>
          <w:p w14:paraId="147B2C25"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Very Good</w:t>
            </w:r>
          </w:p>
          <w:p w14:paraId="5459499A" w14:textId="61118B7B" w:rsidR="003552FD" w:rsidRPr="003552FD" w:rsidRDefault="00323575" w:rsidP="076C3CC0">
            <w:pPr>
              <w:rPr>
                <w:rFonts w:eastAsia="DengXian" w:cs="Calibri Light"/>
                <w:b/>
                <w:bCs/>
                <w:sz w:val="18"/>
                <w:szCs w:val="18"/>
                <w:lang w:eastAsia="en-GB"/>
              </w:rPr>
            </w:pPr>
            <w:r w:rsidRPr="076C3CC0">
              <w:rPr>
                <w:rFonts w:eastAsia="DengXian" w:cs="Calibri Light"/>
                <w:b/>
                <w:bCs/>
                <w:sz w:val="18"/>
                <w:szCs w:val="18"/>
                <w:lang w:eastAsia="en-GB"/>
              </w:rPr>
              <w:t>[</w:t>
            </w:r>
            <w:r w:rsidR="04103382" w:rsidRPr="076C3CC0">
              <w:rPr>
                <w:rFonts w:eastAsia="DengXian" w:cs="Calibri Light"/>
                <w:b/>
                <w:bCs/>
                <w:sz w:val="18"/>
                <w:szCs w:val="18"/>
                <w:lang w:eastAsia="en-GB"/>
              </w:rPr>
              <w:t>12</w:t>
            </w:r>
            <w:r w:rsidR="003552FD" w:rsidRPr="076C3CC0">
              <w:rPr>
                <w:rFonts w:eastAsia="DengXian" w:cs="Calibri Light"/>
                <w:b/>
                <w:bCs/>
                <w:sz w:val="18"/>
                <w:szCs w:val="18"/>
                <w:lang w:eastAsia="en-GB"/>
              </w:rPr>
              <w:t xml:space="preserve"> to 1</w:t>
            </w:r>
            <w:r w:rsidR="20984DA5" w:rsidRPr="076C3CC0">
              <w:rPr>
                <w:rFonts w:eastAsia="DengXian" w:cs="Calibri Light"/>
                <w:b/>
                <w:bCs/>
                <w:sz w:val="18"/>
                <w:szCs w:val="18"/>
                <w:lang w:eastAsia="en-GB"/>
              </w:rPr>
              <w:t>3</w:t>
            </w:r>
            <w:r w:rsidR="003552FD" w:rsidRPr="076C3CC0">
              <w:rPr>
                <w:rFonts w:eastAsia="DengXian" w:cs="Calibri Light"/>
                <w:b/>
                <w:bCs/>
                <w:sz w:val="18"/>
                <w:szCs w:val="18"/>
                <w:lang w:eastAsia="en-GB"/>
              </w:rPr>
              <w:t xml:space="preserve"> Marks]</w:t>
            </w:r>
          </w:p>
          <w:p w14:paraId="6AA160F4" w14:textId="1BB734FA" w:rsidR="003552FD" w:rsidRPr="003552FD" w:rsidRDefault="003552FD" w:rsidP="00E502D4">
            <w:pPr>
              <w:rPr>
                <w:rFonts w:eastAsia="DengXian" w:cs="Arial"/>
                <w:sz w:val="18"/>
                <w:szCs w:val="18"/>
              </w:rPr>
            </w:pPr>
            <w:r w:rsidRPr="003552FD">
              <w:rPr>
                <w:rFonts w:eastAsia="DengXian" w:cs="Arial"/>
                <w:sz w:val="18"/>
                <w:szCs w:val="18"/>
              </w:rPr>
              <w:t xml:space="preserve">Very </w:t>
            </w:r>
            <w:r>
              <w:rPr>
                <w:rFonts w:eastAsia="DengXian" w:cs="Arial"/>
                <w:sz w:val="18"/>
                <w:szCs w:val="18"/>
              </w:rPr>
              <w:t>G</w:t>
            </w:r>
            <w:r w:rsidRPr="003552FD">
              <w:rPr>
                <w:rFonts w:eastAsia="DengXian" w:cs="Arial"/>
                <w:sz w:val="18"/>
                <w:szCs w:val="18"/>
              </w:rPr>
              <w:t>ood</w:t>
            </w:r>
            <w:r>
              <w:rPr>
                <w:rFonts w:eastAsia="DengXian" w:cs="Arial"/>
                <w:sz w:val="18"/>
                <w:szCs w:val="18"/>
              </w:rPr>
              <w:t xml:space="preserve"> D</w:t>
            </w:r>
            <w:r w:rsidRPr="003552FD">
              <w:rPr>
                <w:rFonts w:eastAsia="DengXian" w:cs="Arial"/>
                <w:sz w:val="18"/>
                <w:szCs w:val="18"/>
              </w:rPr>
              <w:t>esign</w:t>
            </w:r>
            <w:r>
              <w:rPr>
                <w:rFonts w:eastAsia="DengXian" w:cs="Arial"/>
                <w:sz w:val="18"/>
                <w:szCs w:val="18"/>
              </w:rPr>
              <w:t xml:space="preserve"> Document</w:t>
            </w:r>
            <w:r w:rsidRPr="003552FD">
              <w:rPr>
                <w:rFonts w:eastAsia="DengXian" w:cs="Arial"/>
                <w:sz w:val="18"/>
                <w:szCs w:val="18"/>
              </w:rPr>
              <w:t xml:space="preserve"> for the application that incorporates</w:t>
            </w:r>
            <w:r>
              <w:rPr>
                <w:rFonts w:eastAsia="DengXian" w:cs="Arial"/>
                <w:sz w:val="18"/>
                <w:szCs w:val="18"/>
              </w:rPr>
              <w:t xml:space="preserve"> </w:t>
            </w:r>
            <w:r w:rsidR="0057388C">
              <w:rPr>
                <w:rFonts w:eastAsia="DengXian" w:cs="Arial"/>
                <w:sz w:val="18"/>
                <w:szCs w:val="18"/>
              </w:rPr>
              <w:t xml:space="preserve">many </w:t>
            </w:r>
            <w:r>
              <w:rPr>
                <w:rFonts w:eastAsia="DengXian" w:cs="Arial"/>
                <w:sz w:val="18"/>
                <w:szCs w:val="18"/>
              </w:rPr>
              <w:t>required artefacts</w:t>
            </w:r>
            <w:r w:rsidRPr="003552FD">
              <w:rPr>
                <w:rFonts w:eastAsia="DengXian" w:cs="Arial"/>
                <w:sz w:val="18"/>
                <w:szCs w:val="18"/>
              </w:rPr>
              <w:t>.</w:t>
            </w:r>
          </w:p>
        </w:tc>
        <w:tc>
          <w:tcPr>
            <w:tcW w:w="2268" w:type="dxa"/>
          </w:tcPr>
          <w:p w14:paraId="4C1161EF"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Good</w:t>
            </w:r>
          </w:p>
          <w:p w14:paraId="51E6E843" w14:textId="5C3D85CA"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619E6F16" w:rsidRPr="076C3CC0">
              <w:rPr>
                <w:rFonts w:eastAsia="DengXian" w:cs="Calibri Light"/>
                <w:b/>
                <w:bCs/>
                <w:sz w:val="18"/>
                <w:szCs w:val="18"/>
                <w:lang w:eastAsia="en-GB"/>
              </w:rPr>
              <w:t>10 to 11</w:t>
            </w:r>
            <w:r w:rsidRPr="076C3CC0">
              <w:rPr>
                <w:rFonts w:eastAsia="DengXian" w:cs="Calibri Light"/>
                <w:b/>
                <w:bCs/>
                <w:sz w:val="18"/>
                <w:szCs w:val="18"/>
                <w:lang w:eastAsia="en-GB"/>
              </w:rPr>
              <w:t xml:space="preserve"> Marks]</w:t>
            </w:r>
          </w:p>
          <w:p w14:paraId="3932427A" w14:textId="5E780E72" w:rsidR="003552FD" w:rsidRPr="003552FD" w:rsidRDefault="003552FD" w:rsidP="00E502D4">
            <w:pPr>
              <w:rPr>
                <w:rFonts w:eastAsia="DengXian" w:cs="Arial"/>
                <w:sz w:val="18"/>
                <w:szCs w:val="18"/>
              </w:rPr>
            </w:pPr>
            <w:r w:rsidRPr="003552FD">
              <w:rPr>
                <w:rFonts w:eastAsia="DengXian" w:cs="Arial"/>
                <w:sz w:val="18"/>
                <w:szCs w:val="18"/>
              </w:rPr>
              <w:t>Good</w:t>
            </w:r>
            <w:r>
              <w:rPr>
                <w:rFonts w:eastAsia="DengXian" w:cs="Arial"/>
                <w:sz w:val="18"/>
                <w:szCs w:val="18"/>
              </w:rPr>
              <w:t xml:space="preserve"> D</w:t>
            </w:r>
            <w:r w:rsidRPr="003552FD">
              <w:rPr>
                <w:rFonts w:eastAsia="DengXian" w:cs="Arial"/>
                <w:sz w:val="18"/>
                <w:szCs w:val="18"/>
              </w:rPr>
              <w:t xml:space="preserve">esign </w:t>
            </w:r>
            <w:r>
              <w:rPr>
                <w:rFonts w:eastAsia="DengXian" w:cs="Arial"/>
                <w:sz w:val="18"/>
                <w:szCs w:val="18"/>
              </w:rPr>
              <w:t xml:space="preserve">Document </w:t>
            </w:r>
            <w:r w:rsidRPr="003552FD">
              <w:rPr>
                <w:rFonts w:eastAsia="DengXian" w:cs="Arial"/>
                <w:sz w:val="18"/>
                <w:szCs w:val="18"/>
              </w:rPr>
              <w:t>for th</w:t>
            </w:r>
            <w:r>
              <w:rPr>
                <w:rFonts w:eastAsia="DengXian" w:cs="Arial"/>
                <w:sz w:val="18"/>
                <w:szCs w:val="18"/>
              </w:rPr>
              <w:t>e application that incorporates key required artefacts.</w:t>
            </w:r>
          </w:p>
        </w:tc>
        <w:tc>
          <w:tcPr>
            <w:tcW w:w="2268" w:type="dxa"/>
          </w:tcPr>
          <w:p w14:paraId="582D138B"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Basic</w:t>
            </w:r>
          </w:p>
          <w:p w14:paraId="54539170" w14:textId="5AF7FAC8"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218B4871" w:rsidRPr="076C3CC0">
              <w:rPr>
                <w:rFonts w:eastAsia="DengXian" w:cs="Calibri Light"/>
                <w:b/>
                <w:bCs/>
                <w:sz w:val="18"/>
                <w:szCs w:val="18"/>
                <w:lang w:eastAsia="en-GB"/>
              </w:rPr>
              <w:t>8</w:t>
            </w:r>
            <w:r w:rsidRPr="076C3CC0">
              <w:rPr>
                <w:rFonts w:eastAsia="DengXian" w:cs="Calibri Light"/>
                <w:b/>
                <w:bCs/>
                <w:sz w:val="18"/>
                <w:szCs w:val="18"/>
                <w:lang w:eastAsia="en-GB"/>
              </w:rPr>
              <w:t xml:space="preserve"> to </w:t>
            </w:r>
            <w:r w:rsidR="5F3D32D6" w:rsidRPr="076C3CC0">
              <w:rPr>
                <w:rFonts w:eastAsia="DengXian" w:cs="Calibri Light"/>
                <w:b/>
                <w:bCs/>
                <w:sz w:val="18"/>
                <w:szCs w:val="18"/>
                <w:lang w:eastAsia="en-GB"/>
              </w:rPr>
              <w:t>9</w:t>
            </w:r>
            <w:r w:rsidRPr="076C3CC0">
              <w:rPr>
                <w:rFonts w:eastAsia="DengXian" w:cs="Calibri Light"/>
                <w:b/>
                <w:bCs/>
                <w:sz w:val="18"/>
                <w:szCs w:val="18"/>
                <w:lang w:eastAsia="en-GB"/>
              </w:rPr>
              <w:t xml:space="preserve"> Marks]</w:t>
            </w:r>
          </w:p>
          <w:p w14:paraId="3ADC0BBD" w14:textId="3ECF0B06" w:rsidR="003552FD" w:rsidRPr="003552FD" w:rsidRDefault="003552FD" w:rsidP="00E502D4">
            <w:pPr>
              <w:rPr>
                <w:rFonts w:eastAsia="DengXian" w:cs="Arial"/>
                <w:sz w:val="18"/>
                <w:szCs w:val="18"/>
              </w:rPr>
            </w:pPr>
            <w:r w:rsidRPr="003552FD">
              <w:rPr>
                <w:rFonts w:eastAsia="DengXian" w:cs="Arial"/>
                <w:sz w:val="18"/>
                <w:szCs w:val="18"/>
              </w:rPr>
              <w:t>Basic</w:t>
            </w:r>
            <w:r>
              <w:rPr>
                <w:rFonts w:eastAsia="DengXian" w:cs="Arial"/>
                <w:sz w:val="18"/>
                <w:szCs w:val="18"/>
              </w:rPr>
              <w:t xml:space="preserve"> D</w:t>
            </w:r>
            <w:r w:rsidRPr="003552FD">
              <w:rPr>
                <w:rFonts w:eastAsia="DengXian" w:cs="Arial"/>
                <w:sz w:val="18"/>
                <w:szCs w:val="18"/>
              </w:rPr>
              <w:t xml:space="preserve">esign </w:t>
            </w:r>
            <w:r>
              <w:rPr>
                <w:rFonts w:eastAsia="DengXian" w:cs="Arial"/>
                <w:sz w:val="18"/>
                <w:szCs w:val="18"/>
              </w:rPr>
              <w:t xml:space="preserve">Document </w:t>
            </w:r>
            <w:r w:rsidRPr="003552FD">
              <w:rPr>
                <w:rFonts w:eastAsia="DengXian" w:cs="Arial"/>
                <w:sz w:val="18"/>
                <w:szCs w:val="18"/>
              </w:rPr>
              <w:t>for the application that incorporate</w:t>
            </w:r>
            <w:r>
              <w:rPr>
                <w:rFonts w:eastAsia="DengXian" w:cs="Arial"/>
                <w:sz w:val="18"/>
                <w:szCs w:val="18"/>
              </w:rPr>
              <w:t>s some required artefacts.</w:t>
            </w:r>
          </w:p>
        </w:tc>
        <w:tc>
          <w:tcPr>
            <w:tcW w:w="2268" w:type="dxa"/>
          </w:tcPr>
          <w:p w14:paraId="26BB14B9"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Poor</w:t>
            </w:r>
          </w:p>
          <w:p w14:paraId="7216C67C" w14:textId="6A0F070D"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 xml:space="preserve">[0 to </w:t>
            </w:r>
            <w:r w:rsidR="2A2B12AE" w:rsidRPr="076C3CC0">
              <w:rPr>
                <w:rFonts w:eastAsia="DengXian" w:cs="Calibri Light"/>
                <w:b/>
                <w:bCs/>
                <w:sz w:val="18"/>
                <w:szCs w:val="18"/>
                <w:lang w:eastAsia="en-GB"/>
              </w:rPr>
              <w:t>7</w:t>
            </w:r>
            <w:r w:rsidRPr="076C3CC0">
              <w:rPr>
                <w:rFonts w:eastAsia="DengXian" w:cs="Calibri Light"/>
                <w:b/>
                <w:bCs/>
                <w:sz w:val="18"/>
                <w:szCs w:val="18"/>
                <w:lang w:eastAsia="en-GB"/>
              </w:rPr>
              <w:t xml:space="preserve"> Marks]</w:t>
            </w:r>
          </w:p>
          <w:p w14:paraId="5EA671F8" w14:textId="7E064A52" w:rsidR="003552FD" w:rsidRPr="003552FD" w:rsidRDefault="004114BE" w:rsidP="00E502D4">
            <w:pPr>
              <w:rPr>
                <w:rFonts w:eastAsia="DengXian" w:cs="Arial"/>
                <w:sz w:val="18"/>
                <w:szCs w:val="18"/>
              </w:rPr>
            </w:pPr>
            <w:r>
              <w:rPr>
                <w:rFonts w:eastAsia="DengXian" w:cs="Arial"/>
                <w:sz w:val="18"/>
                <w:szCs w:val="18"/>
              </w:rPr>
              <w:t>Poor design Document</w:t>
            </w:r>
            <w:r w:rsidR="003552FD" w:rsidRPr="003552FD">
              <w:rPr>
                <w:rFonts w:eastAsia="DengXian" w:cs="Arial"/>
                <w:sz w:val="18"/>
                <w:szCs w:val="18"/>
              </w:rPr>
              <w:t xml:space="preserve"> for the application</w:t>
            </w:r>
            <w:r>
              <w:rPr>
                <w:rFonts w:eastAsia="DengXian" w:cs="Arial"/>
                <w:sz w:val="18"/>
                <w:szCs w:val="18"/>
              </w:rPr>
              <w:t xml:space="preserve"> that</w:t>
            </w:r>
            <w:r w:rsidR="003552FD" w:rsidRPr="003552FD">
              <w:rPr>
                <w:rFonts w:eastAsia="DengXian" w:cs="Arial"/>
                <w:sz w:val="18"/>
                <w:szCs w:val="18"/>
              </w:rPr>
              <w:t xml:space="preserve"> incorporate</w:t>
            </w:r>
            <w:r w:rsidR="003552FD">
              <w:rPr>
                <w:rFonts w:eastAsia="DengXian" w:cs="Arial"/>
                <w:sz w:val="18"/>
                <w:szCs w:val="18"/>
              </w:rPr>
              <w:t xml:space="preserve">s a </w:t>
            </w:r>
            <w:r w:rsidR="007F71AD">
              <w:rPr>
                <w:rFonts w:eastAsia="DengXian" w:cs="Arial"/>
                <w:sz w:val="18"/>
                <w:szCs w:val="18"/>
              </w:rPr>
              <w:t>limited number of the required</w:t>
            </w:r>
            <w:r w:rsidR="003552FD">
              <w:rPr>
                <w:rFonts w:eastAsia="DengXian" w:cs="Arial"/>
                <w:sz w:val="18"/>
                <w:szCs w:val="18"/>
              </w:rPr>
              <w:t xml:space="preserve"> artefacts.</w:t>
            </w:r>
          </w:p>
        </w:tc>
      </w:tr>
      <w:tr w:rsidR="003552FD" w:rsidRPr="003552FD" w14:paraId="452850FA" w14:textId="77777777" w:rsidTr="076C3CC0">
        <w:trPr>
          <w:cantSplit/>
        </w:trPr>
        <w:tc>
          <w:tcPr>
            <w:tcW w:w="1531" w:type="dxa"/>
            <w:shd w:val="clear" w:color="auto" w:fill="auto"/>
            <w:noWrap/>
            <w:hideMark/>
          </w:tcPr>
          <w:p w14:paraId="69E0D2E2" w14:textId="6A2241A9" w:rsidR="003552FD" w:rsidRDefault="003552FD" w:rsidP="003552FD">
            <w:pPr>
              <w:rPr>
                <w:rFonts w:eastAsia="DengXian" w:cs="Arial"/>
                <w:b/>
                <w:bCs/>
                <w:sz w:val="18"/>
                <w:szCs w:val="18"/>
              </w:rPr>
            </w:pPr>
            <w:r w:rsidRPr="003552FD">
              <w:rPr>
                <w:rFonts w:eastAsia="DengXian" w:cs="Arial"/>
                <w:b/>
                <w:bCs/>
                <w:sz w:val="18"/>
                <w:szCs w:val="18"/>
              </w:rPr>
              <w:t>Task 2</w:t>
            </w:r>
          </w:p>
          <w:p w14:paraId="3F3DEEA6" w14:textId="3EC991A8" w:rsidR="003552FD" w:rsidRPr="003552FD" w:rsidRDefault="003552FD" w:rsidP="003552FD">
            <w:pPr>
              <w:rPr>
                <w:rFonts w:eastAsia="DengXian" w:cs="Arial"/>
                <w:b/>
                <w:bCs/>
                <w:sz w:val="18"/>
                <w:szCs w:val="18"/>
              </w:rPr>
            </w:pPr>
            <w:r>
              <w:rPr>
                <w:rFonts w:eastAsia="DengXian" w:cs="Arial"/>
                <w:b/>
                <w:bCs/>
                <w:sz w:val="18"/>
                <w:szCs w:val="18"/>
              </w:rPr>
              <w:t>Develop Application</w:t>
            </w:r>
          </w:p>
          <w:p w14:paraId="36AB57A9" w14:textId="20BFD88A" w:rsidR="003552FD" w:rsidRPr="003552FD" w:rsidRDefault="11573121" w:rsidP="003552FD">
            <w:pPr>
              <w:rPr>
                <w:rFonts w:eastAsia="DengXian" w:cs="Arial"/>
                <w:sz w:val="18"/>
                <w:szCs w:val="18"/>
              </w:rPr>
            </w:pPr>
            <w:r w:rsidRPr="2977A923">
              <w:rPr>
                <w:rFonts w:eastAsia="DengXian" w:cs="Arial"/>
                <w:b/>
                <w:bCs/>
                <w:sz w:val="18"/>
                <w:szCs w:val="18"/>
              </w:rPr>
              <w:t>[</w:t>
            </w:r>
            <w:r w:rsidR="660F8A94" w:rsidRPr="2977A923">
              <w:rPr>
                <w:rFonts w:eastAsia="DengXian" w:cs="Arial"/>
                <w:b/>
                <w:bCs/>
                <w:sz w:val="18"/>
                <w:szCs w:val="18"/>
              </w:rPr>
              <w:t>4</w:t>
            </w:r>
            <w:r w:rsidRPr="2977A923">
              <w:rPr>
                <w:rFonts w:eastAsia="DengXian" w:cs="Arial"/>
                <w:b/>
                <w:bCs/>
                <w:sz w:val="18"/>
                <w:szCs w:val="18"/>
              </w:rPr>
              <w:t>0 Marks]</w:t>
            </w:r>
          </w:p>
        </w:tc>
        <w:tc>
          <w:tcPr>
            <w:tcW w:w="2268" w:type="dxa"/>
            <w:hideMark/>
          </w:tcPr>
          <w:p w14:paraId="664EC4C9"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Outstanding</w:t>
            </w:r>
          </w:p>
          <w:p w14:paraId="76E03D6A" w14:textId="57A9E2FC"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48226A78" w:rsidRPr="076C3CC0">
              <w:rPr>
                <w:rFonts w:eastAsia="DengXian" w:cs="Calibri Light"/>
                <w:b/>
                <w:bCs/>
                <w:sz w:val="18"/>
                <w:szCs w:val="18"/>
                <w:lang w:eastAsia="en-GB"/>
              </w:rPr>
              <w:t>32</w:t>
            </w:r>
            <w:r w:rsidRPr="076C3CC0">
              <w:rPr>
                <w:rFonts w:eastAsia="DengXian" w:cs="Calibri Light"/>
                <w:b/>
                <w:bCs/>
                <w:sz w:val="18"/>
                <w:szCs w:val="18"/>
                <w:lang w:eastAsia="en-GB"/>
              </w:rPr>
              <w:t xml:space="preserve"> to </w:t>
            </w:r>
            <w:r w:rsidR="48F33D01" w:rsidRPr="076C3CC0">
              <w:rPr>
                <w:rFonts w:eastAsia="DengXian" w:cs="Calibri Light"/>
                <w:b/>
                <w:bCs/>
                <w:sz w:val="18"/>
                <w:szCs w:val="18"/>
                <w:lang w:eastAsia="en-GB"/>
              </w:rPr>
              <w:t>4</w:t>
            </w:r>
            <w:r w:rsidRPr="076C3CC0">
              <w:rPr>
                <w:rFonts w:eastAsia="DengXian" w:cs="Calibri Light"/>
                <w:b/>
                <w:bCs/>
                <w:sz w:val="18"/>
                <w:szCs w:val="18"/>
                <w:lang w:eastAsia="en-GB"/>
              </w:rPr>
              <w:t>0 Marks]</w:t>
            </w:r>
          </w:p>
          <w:p w14:paraId="23E39B86" w14:textId="5D4DF033" w:rsidR="003552FD" w:rsidRPr="003552FD" w:rsidRDefault="11573121" w:rsidP="2977A923">
            <w:pPr>
              <w:rPr>
                <w:rFonts w:eastAsia="DengXian" w:cs="Arial"/>
                <w:sz w:val="18"/>
                <w:szCs w:val="18"/>
              </w:rPr>
            </w:pPr>
            <w:r w:rsidRPr="2977A923">
              <w:rPr>
                <w:rFonts w:eastAsia="DengXian" w:cs="Arial"/>
                <w:sz w:val="18"/>
                <w:szCs w:val="18"/>
              </w:rPr>
              <w:t>Outstanding Application that executes and satisfies all requirements and guidelines.</w:t>
            </w:r>
            <w:r w:rsidR="7CDE8750" w:rsidRPr="2977A923">
              <w:rPr>
                <w:rFonts w:eastAsia="DengXian" w:cs="Arial"/>
                <w:sz w:val="18"/>
                <w:szCs w:val="18"/>
              </w:rPr>
              <w:t xml:space="preserve"> The code is outstandingly modularised and utilises functions in an exemplary manner. </w:t>
            </w:r>
            <w:r w:rsidR="029C507F" w:rsidRPr="2977A923">
              <w:rPr>
                <w:rFonts w:eastAsia="DengXian" w:cs="Arial"/>
                <w:sz w:val="18"/>
                <w:szCs w:val="18"/>
              </w:rPr>
              <w:t>Usability has been outstandingly considered with extreme attention to detail. Code is outstandingly refactored with no duplication. Validation of all data is exemplary</w:t>
            </w:r>
            <w:r w:rsidR="269AA79F" w:rsidRPr="2977A923">
              <w:rPr>
                <w:rFonts w:eastAsia="DengXian" w:cs="Arial"/>
                <w:sz w:val="18"/>
                <w:szCs w:val="18"/>
              </w:rPr>
              <w:t>.</w:t>
            </w:r>
          </w:p>
        </w:tc>
        <w:tc>
          <w:tcPr>
            <w:tcW w:w="2268" w:type="dxa"/>
            <w:hideMark/>
          </w:tcPr>
          <w:p w14:paraId="6DD21894"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Excellent</w:t>
            </w:r>
          </w:p>
          <w:p w14:paraId="3005C8BF" w14:textId="7FEF0333"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1B2BE26B" w:rsidRPr="076C3CC0">
              <w:rPr>
                <w:rFonts w:eastAsia="DengXian" w:cs="Calibri Light"/>
                <w:b/>
                <w:bCs/>
                <w:sz w:val="18"/>
                <w:szCs w:val="18"/>
                <w:lang w:eastAsia="en-GB"/>
              </w:rPr>
              <w:t>28</w:t>
            </w:r>
            <w:r w:rsidRPr="076C3CC0">
              <w:rPr>
                <w:rFonts w:eastAsia="DengXian" w:cs="Calibri Light"/>
                <w:b/>
                <w:bCs/>
                <w:sz w:val="18"/>
                <w:szCs w:val="18"/>
                <w:lang w:eastAsia="en-GB"/>
              </w:rPr>
              <w:t xml:space="preserve"> to </w:t>
            </w:r>
            <w:r w:rsidR="75B576D2" w:rsidRPr="076C3CC0">
              <w:rPr>
                <w:rFonts w:eastAsia="DengXian" w:cs="Calibri Light"/>
                <w:b/>
                <w:bCs/>
                <w:sz w:val="18"/>
                <w:szCs w:val="18"/>
                <w:lang w:eastAsia="en-GB"/>
              </w:rPr>
              <w:t>31</w:t>
            </w:r>
            <w:r w:rsidRPr="076C3CC0">
              <w:rPr>
                <w:rFonts w:eastAsia="DengXian" w:cs="Calibri Light"/>
                <w:b/>
                <w:bCs/>
                <w:sz w:val="18"/>
                <w:szCs w:val="18"/>
                <w:lang w:eastAsia="en-GB"/>
              </w:rPr>
              <w:t xml:space="preserve"> Marks]</w:t>
            </w:r>
          </w:p>
          <w:p w14:paraId="5203C31B" w14:textId="4A56E34A" w:rsidR="003552FD" w:rsidRPr="003552FD" w:rsidRDefault="11573121" w:rsidP="2977A923">
            <w:pPr>
              <w:rPr>
                <w:rFonts w:eastAsia="DengXian" w:cs="Arial"/>
                <w:sz w:val="18"/>
                <w:szCs w:val="18"/>
              </w:rPr>
            </w:pPr>
            <w:r w:rsidRPr="076C3CC0">
              <w:rPr>
                <w:rFonts w:eastAsia="DengXian" w:cs="Arial"/>
                <w:sz w:val="18"/>
                <w:szCs w:val="18"/>
              </w:rPr>
              <w:t>Excellent Application that executes and satisfies almost all requirements and guidelines.</w:t>
            </w:r>
            <w:r w:rsidR="413F8AB1" w:rsidRPr="076C3CC0">
              <w:rPr>
                <w:rFonts w:eastAsia="DengXian" w:cs="Arial"/>
                <w:sz w:val="18"/>
                <w:szCs w:val="18"/>
              </w:rPr>
              <w:t xml:space="preserve"> The code is excellently modularised and utilises</w:t>
            </w:r>
            <w:r w:rsidR="35894EB4" w:rsidRPr="076C3CC0">
              <w:rPr>
                <w:rFonts w:eastAsia="DengXian" w:cs="Arial"/>
                <w:sz w:val="18"/>
                <w:szCs w:val="18"/>
              </w:rPr>
              <w:t xml:space="preserve"> </w:t>
            </w:r>
            <w:r w:rsidR="413F8AB1" w:rsidRPr="076C3CC0">
              <w:rPr>
                <w:rFonts w:eastAsia="DengXian" w:cs="Arial"/>
                <w:sz w:val="18"/>
                <w:szCs w:val="18"/>
              </w:rPr>
              <w:t>functions in an almost flawless manner. Usability has been excellently considered with thorough attention to detail. Code is ex</w:t>
            </w:r>
            <w:r w:rsidR="7A5BC5C3" w:rsidRPr="076C3CC0">
              <w:rPr>
                <w:rFonts w:eastAsia="DengXian" w:cs="Arial"/>
                <w:sz w:val="18"/>
                <w:szCs w:val="18"/>
              </w:rPr>
              <w:t>c</w:t>
            </w:r>
            <w:r w:rsidR="413F8AB1" w:rsidRPr="076C3CC0">
              <w:rPr>
                <w:rFonts w:eastAsia="DengXian" w:cs="Arial"/>
                <w:sz w:val="18"/>
                <w:szCs w:val="18"/>
              </w:rPr>
              <w:t>ellently refactored with little duplication. Validation of all data is almost flawless</w:t>
            </w:r>
            <w:r w:rsidR="09002FE7" w:rsidRPr="076C3CC0">
              <w:rPr>
                <w:rFonts w:eastAsia="DengXian" w:cs="Arial"/>
                <w:sz w:val="18"/>
                <w:szCs w:val="18"/>
              </w:rPr>
              <w:t>.</w:t>
            </w:r>
            <w:r w:rsidR="413F8AB1" w:rsidRPr="076C3CC0">
              <w:rPr>
                <w:rFonts w:eastAsia="DengXian" w:cs="Arial"/>
                <w:sz w:val="18"/>
                <w:szCs w:val="18"/>
              </w:rPr>
              <w:t xml:space="preserve"> </w:t>
            </w:r>
          </w:p>
        </w:tc>
        <w:tc>
          <w:tcPr>
            <w:tcW w:w="2268" w:type="dxa"/>
            <w:hideMark/>
          </w:tcPr>
          <w:p w14:paraId="7560B441"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Very Good</w:t>
            </w:r>
          </w:p>
          <w:p w14:paraId="19F00C77" w14:textId="1148BF16"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55D02DC7" w:rsidRPr="076C3CC0">
              <w:rPr>
                <w:rFonts w:eastAsia="DengXian" w:cs="Calibri Light"/>
                <w:b/>
                <w:bCs/>
                <w:sz w:val="18"/>
                <w:szCs w:val="18"/>
                <w:lang w:eastAsia="en-GB"/>
              </w:rPr>
              <w:t>24</w:t>
            </w:r>
            <w:r w:rsidRPr="076C3CC0">
              <w:rPr>
                <w:rFonts w:eastAsia="DengXian" w:cs="Calibri Light"/>
                <w:b/>
                <w:bCs/>
                <w:sz w:val="18"/>
                <w:szCs w:val="18"/>
                <w:lang w:eastAsia="en-GB"/>
              </w:rPr>
              <w:t xml:space="preserve"> to </w:t>
            </w:r>
            <w:r w:rsidR="56D03F66" w:rsidRPr="076C3CC0">
              <w:rPr>
                <w:rFonts w:eastAsia="DengXian" w:cs="Calibri Light"/>
                <w:b/>
                <w:bCs/>
                <w:sz w:val="18"/>
                <w:szCs w:val="18"/>
                <w:lang w:eastAsia="en-GB"/>
              </w:rPr>
              <w:t>27</w:t>
            </w:r>
            <w:r w:rsidRPr="076C3CC0">
              <w:rPr>
                <w:rFonts w:eastAsia="DengXian" w:cs="Calibri Light"/>
                <w:b/>
                <w:bCs/>
                <w:sz w:val="18"/>
                <w:szCs w:val="18"/>
                <w:lang w:eastAsia="en-GB"/>
              </w:rPr>
              <w:t xml:space="preserve"> Marks]</w:t>
            </w:r>
          </w:p>
          <w:p w14:paraId="07E743E1" w14:textId="187266CE" w:rsidR="003552FD" w:rsidRPr="003552FD" w:rsidRDefault="11573121" w:rsidP="2977A923">
            <w:pPr>
              <w:rPr>
                <w:rFonts w:eastAsia="DengXian" w:cs="Arial"/>
                <w:sz w:val="18"/>
                <w:szCs w:val="18"/>
              </w:rPr>
            </w:pPr>
            <w:r w:rsidRPr="2977A923">
              <w:rPr>
                <w:rFonts w:eastAsia="DengXian" w:cs="Arial"/>
                <w:sz w:val="18"/>
                <w:szCs w:val="18"/>
              </w:rPr>
              <w:t xml:space="preserve">Very Good Application that executes and satisfies </w:t>
            </w:r>
            <w:r w:rsidR="00F9A898" w:rsidRPr="2977A923">
              <w:rPr>
                <w:rFonts w:eastAsia="DengXian" w:cs="Arial"/>
                <w:sz w:val="18"/>
                <w:szCs w:val="18"/>
              </w:rPr>
              <w:t xml:space="preserve">many </w:t>
            </w:r>
            <w:r w:rsidRPr="2977A923">
              <w:rPr>
                <w:rFonts w:eastAsia="DengXian" w:cs="Arial"/>
                <w:sz w:val="18"/>
                <w:szCs w:val="18"/>
              </w:rPr>
              <w:t>requirements and guidelines.</w:t>
            </w:r>
            <w:r w:rsidR="403AF718" w:rsidRPr="2977A923">
              <w:rPr>
                <w:rFonts w:eastAsia="DengXian" w:cs="Arial"/>
                <w:sz w:val="18"/>
                <w:szCs w:val="18"/>
              </w:rPr>
              <w:t xml:space="preserve"> The code has been very well</w:t>
            </w:r>
            <w:r w:rsidR="405B2397" w:rsidRPr="2977A923">
              <w:rPr>
                <w:rFonts w:eastAsia="DengXian" w:cs="Arial"/>
                <w:sz w:val="18"/>
                <w:szCs w:val="18"/>
              </w:rPr>
              <w:t xml:space="preserve"> modularised</w:t>
            </w:r>
            <w:r w:rsidR="403AF718" w:rsidRPr="2977A923">
              <w:rPr>
                <w:rFonts w:eastAsia="DengXian" w:cs="Arial"/>
                <w:sz w:val="18"/>
                <w:szCs w:val="18"/>
              </w:rPr>
              <w:t xml:space="preserve"> and utilises functions in a very good way. Usability has been </w:t>
            </w:r>
            <w:r w:rsidR="3F0EECB0" w:rsidRPr="2977A923">
              <w:rPr>
                <w:rFonts w:eastAsia="DengXian" w:cs="Arial"/>
                <w:sz w:val="18"/>
                <w:szCs w:val="18"/>
              </w:rPr>
              <w:t xml:space="preserve">very </w:t>
            </w:r>
            <w:r w:rsidR="403AF718" w:rsidRPr="2977A923">
              <w:rPr>
                <w:rFonts w:eastAsia="DengXian" w:cs="Arial"/>
                <w:sz w:val="18"/>
                <w:szCs w:val="18"/>
              </w:rPr>
              <w:t xml:space="preserve">well thought through with very good attention to detail. Code has been well refactored with </w:t>
            </w:r>
            <w:r w:rsidR="3F0EECB0" w:rsidRPr="2977A923">
              <w:rPr>
                <w:rFonts w:eastAsia="DengXian" w:cs="Arial"/>
                <w:sz w:val="18"/>
                <w:szCs w:val="18"/>
              </w:rPr>
              <w:t>moderate</w:t>
            </w:r>
            <w:r w:rsidR="403AF718" w:rsidRPr="2977A923">
              <w:rPr>
                <w:rFonts w:eastAsia="DengXian" w:cs="Arial"/>
                <w:sz w:val="18"/>
                <w:szCs w:val="18"/>
              </w:rPr>
              <w:t xml:space="preserve"> duplication. Validation of </w:t>
            </w:r>
            <w:r w:rsidR="3F0EECB0" w:rsidRPr="2977A923">
              <w:rPr>
                <w:rFonts w:eastAsia="DengXian" w:cs="Arial"/>
                <w:sz w:val="18"/>
                <w:szCs w:val="18"/>
              </w:rPr>
              <w:t>most</w:t>
            </w:r>
            <w:r w:rsidR="403AF718" w:rsidRPr="2977A923">
              <w:rPr>
                <w:rFonts w:eastAsia="DengXian" w:cs="Arial"/>
                <w:sz w:val="18"/>
                <w:szCs w:val="18"/>
              </w:rPr>
              <w:t xml:space="preserve"> data </w:t>
            </w:r>
            <w:r w:rsidR="3F0EECB0" w:rsidRPr="2977A923">
              <w:rPr>
                <w:rFonts w:eastAsia="DengXian" w:cs="Arial"/>
                <w:sz w:val="18"/>
                <w:szCs w:val="18"/>
              </w:rPr>
              <w:t>has been very well carried out</w:t>
            </w:r>
            <w:r w:rsidR="35EEBFAD" w:rsidRPr="2977A923">
              <w:rPr>
                <w:rFonts w:eastAsia="DengXian" w:cs="Arial"/>
                <w:sz w:val="18"/>
                <w:szCs w:val="18"/>
              </w:rPr>
              <w:t>.</w:t>
            </w:r>
            <w:r w:rsidR="403AF718" w:rsidRPr="2977A923">
              <w:rPr>
                <w:rFonts w:eastAsia="DengXian" w:cs="Arial"/>
                <w:sz w:val="18"/>
                <w:szCs w:val="18"/>
              </w:rPr>
              <w:t xml:space="preserve"> </w:t>
            </w:r>
          </w:p>
        </w:tc>
        <w:tc>
          <w:tcPr>
            <w:tcW w:w="2268" w:type="dxa"/>
            <w:hideMark/>
          </w:tcPr>
          <w:p w14:paraId="4E23B6AD"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Good</w:t>
            </w:r>
          </w:p>
          <w:p w14:paraId="4B23DD91" w14:textId="5763DF4A"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08C82D92" w:rsidRPr="076C3CC0">
              <w:rPr>
                <w:rFonts w:eastAsia="DengXian" w:cs="Calibri Light"/>
                <w:b/>
                <w:bCs/>
                <w:sz w:val="18"/>
                <w:szCs w:val="18"/>
                <w:lang w:eastAsia="en-GB"/>
              </w:rPr>
              <w:t>2</w:t>
            </w:r>
            <w:r w:rsidR="06C74FAA" w:rsidRPr="076C3CC0">
              <w:rPr>
                <w:rFonts w:eastAsia="DengXian" w:cs="Calibri Light"/>
                <w:b/>
                <w:bCs/>
                <w:sz w:val="18"/>
                <w:szCs w:val="18"/>
                <w:lang w:eastAsia="en-GB"/>
              </w:rPr>
              <w:t>0</w:t>
            </w:r>
            <w:r w:rsidRPr="076C3CC0">
              <w:rPr>
                <w:rFonts w:eastAsia="DengXian" w:cs="Calibri Light"/>
                <w:b/>
                <w:bCs/>
                <w:sz w:val="18"/>
                <w:szCs w:val="18"/>
                <w:lang w:eastAsia="en-GB"/>
              </w:rPr>
              <w:t xml:space="preserve"> to </w:t>
            </w:r>
            <w:r w:rsidR="08C82D92" w:rsidRPr="076C3CC0">
              <w:rPr>
                <w:rFonts w:eastAsia="DengXian" w:cs="Calibri Light"/>
                <w:b/>
                <w:bCs/>
                <w:sz w:val="18"/>
                <w:szCs w:val="18"/>
                <w:lang w:eastAsia="en-GB"/>
              </w:rPr>
              <w:t>2</w:t>
            </w:r>
            <w:r w:rsidR="0DCDEF81" w:rsidRPr="076C3CC0">
              <w:rPr>
                <w:rFonts w:eastAsia="DengXian" w:cs="Calibri Light"/>
                <w:b/>
                <w:bCs/>
                <w:sz w:val="18"/>
                <w:szCs w:val="18"/>
                <w:lang w:eastAsia="en-GB"/>
              </w:rPr>
              <w:t>3</w:t>
            </w:r>
            <w:r w:rsidRPr="076C3CC0">
              <w:rPr>
                <w:rFonts w:eastAsia="DengXian" w:cs="Calibri Light"/>
                <w:b/>
                <w:bCs/>
                <w:sz w:val="18"/>
                <w:szCs w:val="18"/>
                <w:lang w:eastAsia="en-GB"/>
              </w:rPr>
              <w:t xml:space="preserve"> Marks]</w:t>
            </w:r>
          </w:p>
          <w:p w14:paraId="7807BF72" w14:textId="17E444D4" w:rsidR="003552FD" w:rsidRPr="003552FD" w:rsidRDefault="11573121" w:rsidP="2977A923">
            <w:pPr>
              <w:rPr>
                <w:rFonts w:eastAsia="DengXian" w:cs="Arial"/>
                <w:sz w:val="18"/>
                <w:szCs w:val="18"/>
              </w:rPr>
            </w:pPr>
            <w:r w:rsidRPr="2977A923">
              <w:rPr>
                <w:rFonts w:eastAsia="DengXian" w:cs="Arial"/>
                <w:sz w:val="18"/>
                <w:szCs w:val="18"/>
              </w:rPr>
              <w:t>Good Application that executes and satisfies key requirements and guidelines.</w:t>
            </w:r>
            <w:r w:rsidR="3F0EECB0" w:rsidRPr="2977A923">
              <w:rPr>
                <w:rFonts w:eastAsia="DengXian" w:cs="Arial"/>
                <w:sz w:val="18"/>
                <w:szCs w:val="18"/>
              </w:rPr>
              <w:t xml:space="preserve"> The code has been </w:t>
            </w:r>
            <w:r w:rsidR="405B2397" w:rsidRPr="2977A923">
              <w:rPr>
                <w:rFonts w:eastAsia="DengXian" w:cs="Arial"/>
                <w:sz w:val="18"/>
                <w:szCs w:val="18"/>
              </w:rPr>
              <w:t xml:space="preserve">well </w:t>
            </w:r>
            <w:r w:rsidR="3F0EECB0" w:rsidRPr="2977A923">
              <w:rPr>
                <w:rFonts w:eastAsia="DengXian" w:cs="Arial"/>
                <w:sz w:val="18"/>
                <w:szCs w:val="18"/>
              </w:rPr>
              <w:t>modularised and utilises functions in a well thought out way. Usability has been well thought through with good attention to detail. There is some evidence of refactoring but there are areas of logic that need attention. Validation of data and error logging has generally been well carried out but there are some gaps.</w:t>
            </w:r>
          </w:p>
        </w:tc>
        <w:tc>
          <w:tcPr>
            <w:tcW w:w="2268" w:type="dxa"/>
            <w:hideMark/>
          </w:tcPr>
          <w:p w14:paraId="5C486FC6"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Basic</w:t>
            </w:r>
          </w:p>
          <w:p w14:paraId="61F4E667" w14:textId="1AD7B31C"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008F3135" w:rsidRPr="076C3CC0">
              <w:rPr>
                <w:rFonts w:eastAsia="DengXian" w:cs="Calibri Light"/>
                <w:b/>
                <w:bCs/>
                <w:sz w:val="18"/>
                <w:szCs w:val="18"/>
                <w:lang w:eastAsia="en-GB"/>
              </w:rPr>
              <w:t>16</w:t>
            </w:r>
            <w:r w:rsidRPr="076C3CC0">
              <w:rPr>
                <w:rFonts w:eastAsia="DengXian" w:cs="Calibri Light"/>
                <w:b/>
                <w:bCs/>
                <w:sz w:val="18"/>
                <w:szCs w:val="18"/>
                <w:lang w:eastAsia="en-GB"/>
              </w:rPr>
              <w:t xml:space="preserve"> to </w:t>
            </w:r>
            <w:r w:rsidR="0D4BE63D" w:rsidRPr="076C3CC0">
              <w:rPr>
                <w:rFonts w:eastAsia="DengXian" w:cs="Calibri Light"/>
                <w:b/>
                <w:bCs/>
                <w:sz w:val="18"/>
                <w:szCs w:val="18"/>
                <w:lang w:eastAsia="en-GB"/>
              </w:rPr>
              <w:t>19</w:t>
            </w:r>
            <w:r w:rsidRPr="076C3CC0">
              <w:rPr>
                <w:rFonts w:eastAsia="DengXian" w:cs="Calibri Light"/>
                <w:b/>
                <w:bCs/>
                <w:sz w:val="18"/>
                <w:szCs w:val="18"/>
                <w:lang w:eastAsia="en-GB"/>
              </w:rPr>
              <w:t xml:space="preserve"> Marks]</w:t>
            </w:r>
          </w:p>
          <w:p w14:paraId="7D2678A6" w14:textId="0734EFA1" w:rsidR="003552FD" w:rsidRPr="003552FD" w:rsidRDefault="11573121" w:rsidP="2977A923">
            <w:pPr>
              <w:rPr>
                <w:rFonts w:eastAsia="DengXian" w:cs="Arial"/>
                <w:sz w:val="18"/>
                <w:szCs w:val="18"/>
              </w:rPr>
            </w:pPr>
            <w:r w:rsidRPr="2977A923">
              <w:rPr>
                <w:rFonts w:eastAsia="DengXian" w:cs="Arial"/>
                <w:sz w:val="18"/>
                <w:szCs w:val="18"/>
              </w:rPr>
              <w:t>Basic Application that executes and satisfies some requirements and guidelines.</w:t>
            </w:r>
            <w:r w:rsidR="3F0EECB0" w:rsidRPr="2977A923">
              <w:rPr>
                <w:rFonts w:eastAsia="DengXian" w:cs="Arial"/>
                <w:sz w:val="18"/>
                <w:szCs w:val="18"/>
              </w:rPr>
              <w:t xml:space="preserve"> The</w:t>
            </w:r>
            <w:r w:rsidR="405B2397" w:rsidRPr="2977A923">
              <w:rPr>
                <w:rFonts w:eastAsia="DengXian" w:cs="Arial"/>
                <w:sz w:val="18"/>
                <w:szCs w:val="18"/>
              </w:rPr>
              <w:t>re</w:t>
            </w:r>
            <w:r w:rsidR="3F0EECB0" w:rsidRPr="2977A923">
              <w:rPr>
                <w:rFonts w:eastAsia="DengXian" w:cs="Arial"/>
                <w:sz w:val="18"/>
                <w:szCs w:val="18"/>
              </w:rPr>
              <w:t xml:space="preserve"> has been </w:t>
            </w:r>
            <w:r w:rsidR="7A051260" w:rsidRPr="2977A923">
              <w:rPr>
                <w:rFonts w:eastAsia="DengXian" w:cs="Arial"/>
                <w:sz w:val="18"/>
                <w:szCs w:val="18"/>
              </w:rPr>
              <w:t xml:space="preserve">some attempt at </w:t>
            </w:r>
            <w:r w:rsidR="3F0EECB0" w:rsidRPr="2977A923">
              <w:rPr>
                <w:rFonts w:eastAsia="DengXian" w:cs="Arial"/>
                <w:sz w:val="18"/>
                <w:szCs w:val="18"/>
              </w:rPr>
              <w:t>modularis</w:t>
            </w:r>
            <w:r w:rsidR="7A051260" w:rsidRPr="2977A923">
              <w:rPr>
                <w:rFonts w:eastAsia="DengXian" w:cs="Arial"/>
                <w:sz w:val="18"/>
                <w:szCs w:val="18"/>
              </w:rPr>
              <w:t>ation</w:t>
            </w:r>
            <w:r w:rsidR="3F0EECB0" w:rsidRPr="2977A923">
              <w:rPr>
                <w:rFonts w:eastAsia="DengXian" w:cs="Arial"/>
                <w:sz w:val="18"/>
                <w:szCs w:val="18"/>
              </w:rPr>
              <w:t xml:space="preserve"> </w:t>
            </w:r>
            <w:r w:rsidR="7A051260" w:rsidRPr="2977A923">
              <w:rPr>
                <w:rFonts w:eastAsia="DengXian" w:cs="Arial"/>
                <w:sz w:val="18"/>
                <w:szCs w:val="18"/>
              </w:rPr>
              <w:t>but more could be done</w:t>
            </w:r>
            <w:r w:rsidR="3F0EECB0" w:rsidRPr="2977A923">
              <w:rPr>
                <w:rFonts w:eastAsia="DengXian" w:cs="Arial"/>
                <w:sz w:val="18"/>
                <w:szCs w:val="18"/>
              </w:rPr>
              <w:t xml:space="preserve">. Usability </w:t>
            </w:r>
            <w:r w:rsidR="7A051260" w:rsidRPr="2977A923">
              <w:rPr>
                <w:rFonts w:eastAsia="DengXian" w:cs="Arial"/>
                <w:sz w:val="18"/>
                <w:szCs w:val="18"/>
              </w:rPr>
              <w:t>is lacking with</w:t>
            </w:r>
            <w:r w:rsidR="405B2397" w:rsidRPr="2977A923">
              <w:rPr>
                <w:rFonts w:eastAsia="DengXian" w:cs="Arial"/>
                <w:sz w:val="18"/>
                <w:szCs w:val="18"/>
              </w:rPr>
              <w:t xml:space="preserve"> some</w:t>
            </w:r>
            <w:r w:rsidR="7A051260" w:rsidRPr="2977A923">
              <w:rPr>
                <w:rFonts w:eastAsia="DengXian" w:cs="Arial"/>
                <w:sz w:val="18"/>
                <w:szCs w:val="18"/>
              </w:rPr>
              <w:t xml:space="preserve"> limited messaging</w:t>
            </w:r>
            <w:r w:rsidR="405B2397" w:rsidRPr="2977A923">
              <w:rPr>
                <w:rFonts w:eastAsia="DengXian" w:cs="Arial"/>
                <w:sz w:val="18"/>
                <w:szCs w:val="18"/>
              </w:rPr>
              <w:t>.</w:t>
            </w:r>
            <w:r w:rsidR="7A051260" w:rsidRPr="2977A923">
              <w:rPr>
                <w:rFonts w:eastAsia="DengXian" w:cs="Arial"/>
                <w:sz w:val="18"/>
                <w:szCs w:val="18"/>
              </w:rPr>
              <w:t xml:space="preserve"> </w:t>
            </w:r>
            <w:r w:rsidR="3F0EECB0" w:rsidRPr="2977A923">
              <w:rPr>
                <w:rFonts w:eastAsia="DengXian" w:cs="Arial"/>
                <w:sz w:val="18"/>
                <w:szCs w:val="18"/>
              </w:rPr>
              <w:t xml:space="preserve">There is </w:t>
            </w:r>
            <w:r w:rsidR="7A051260" w:rsidRPr="2977A923">
              <w:rPr>
                <w:rFonts w:eastAsia="DengXian" w:cs="Arial"/>
                <w:sz w:val="18"/>
                <w:szCs w:val="18"/>
              </w:rPr>
              <w:t>little</w:t>
            </w:r>
            <w:r w:rsidR="3F0EECB0" w:rsidRPr="2977A923">
              <w:rPr>
                <w:rFonts w:eastAsia="DengXian" w:cs="Arial"/>
                <w:sz w:val="18"/>
                <w:szCs w:val="18"/>
              </w:rPr>
              <w:t xml:space="preserve"> evidence of refactoring </w:t>
            </w:r>
            <w:r w:rsidR="7A051260" w:rsidRPr="2977A923">
              <w:rPr>
                <w:rFonts w:eastAsia="DengXian" w:cs="Arial"/>
                <w:sz w:val="18"/>
                <w:szCs w:val="18"/>
              </w:rPr>
              <w:t>Some v</w:t>
            </w:r>
            <w:r w:rsidR="3F0EECB0" w:rsidRPr="2977A923">
              <w:rPr>
                <w:rFonts w:eastAsia="DengXian" w:cs="Arial"/>
                <w:sz w:val="18"/>
                <w:szCs w:val="18"/>
              </w:rPr>
              <w:t xml:space="preserve">alidation of data has </w:t>
            </w:r>
            <w:r w:rsidR="7A051260" w:rsidRPr="2977A923">
              <w:rPr>
                <w:rFonts w:eastAsia="DengXian" w:cs="Arial"/>
                <w:sz w:val="18"/>
                <w:szCs w:val="18"/>
              </w:rPr>
              <w:t>been done</w:t>
            </w:r>
            <w:r w:rsidR="3F0EECB0" w:rsidRPr="2977A923">
              <w:rPr>
                <w:rFonts w:eastAsia="DengXian" w:cs="Arial"/>
                <w:sz w:val="18"/>
                <w:szCs w:val="18"/>
              </w:rPr>
              <w:t xml:space="preserve"> but there are some</w:t>
            </w:r>
            <w:r w:rsidR="7A051260" w:rsidRPr="2977A923">
              <w:rPr>
                <w:rFonts w:eastAsia="DengXian" w:cs="Arial"/>
                <w:sz w:val="18"/>
                <w:szCs w:val="18"/>
              </w:rPr>
              <w:t xml:space="preserve"> significant</w:t>
            </w:r>
            <w:r w:rsidR="3F0EECB0" w:rsidRPr="2977A923">
              <w:rPr>
                <w:rFonts w:eastAsia="DengXian" w:cs="Arial"/>
                <w:sz w:val="18"/>
                <w:szCs w:val="18"/>
              </w:rPr>
              <w:t xml:space="preserve"> gaps. </w:t>
            </w:r>
          </w:p>
        </w:tc>
        <w:tc>
          <w:tcPr>
            <w:tcW w:w="2268" w:type="dxa"/>
            <w:hideMark/>
          </w:tcPr>
          <w:p w14:paraId="47EF645A"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Poor</w:t>
            </w:r>
          </w:p>
          <w:p w14:paraId="45E9A7D6" w14:textId="70AE8037"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 xml:space="preserve">[0 to </w:t>
            </w:r>
            <w:r w:rsidR="08C82D92" w:rsidRPr="076C3CC0">
              <w:rPr>
                <w:rFonts w:eastAsia="DengXian" w:cs="Calibri Light"/>
                <w:b/>
                <w:bCs/>
                <w:sz w:val="18"/>
                <w:szCs w:val="18"/>
                <w:lang w:eastAsia="en-GB"/>
              </w:rPr>
              <w:t>1</w:t>
            </w:r>
            <w:r w:rsidR="243A7552" w:rsidRPr="076C3CC0">
              <w:rPr>
                <w:rFonts w:eastAsia="DengXian" w:cs="Calibri Light"/>
                <w:b/>
                <w:bCs/>
                <w:sz w:val="18"/>
                <w:szCs w:val="18"/>
                <w:lang w:eastAsia="en-GB"/>
              </w:rPr>
              <w:t>8</w:t>
            </w:r>
            <w:r w:rsidRPr="076C3CC0">
              <w:rPr>
                <w:rFonts w:eastAsia="DengXian" w:cs="Calibri Light"/>
                <w:b/>
                <w:bCs/>
                <w:sz w:val="18"/>
                <w:szCs w:val="18"/>
                <w:lang w:eastAsia="en-GB"/>
              </w:rPr>
              <w:t xml:space="preserve"> Marks]</w:t>
            </w:r>
          </w:p>
          <w:p w14:paraId="2482B361" w14:textId="38F0A9FF" w:rsidR="003552FD" w:rsidRPr="003552FD" w:rsidRDefault="11573121" w:rsidP="2977A923">
            <w:pPr>
              <w:rPr>
                <w:rFonts w:eastAsia="DengXian" w:cs="Arial"/>
                <w:sz w:val="18"/>
                <w:szCs w:val="18"/>
              </w:rPr>
            </w:pPr>
            <w:r w:rsidRPr="2977A923">
              <w:rPr>
                <w:rFonts w:eastAsia="DengXian" w:cs="Arial"/>
                <w:sz w:val="18"/>
                <w:szCs w:val="18"/>
              </w:rPr>
              <w:t xml:space="preserve">Poor Application that </w:t>
            </w:r>
            <w:r w:rsidR="405B2397" w:rsidRPr="2977A923">
              <w:rPr>
                <w:rFonts w:eastAsia="DengXian" w:cs="Arial"/>
                <w:sz w:val="18"/>
                <w:szCs w:val="18"/>
              </w:rPr>
              <w:t>may not</w:t>
            </w:r>
            <w:r w:rsidR="23C132AF" w:rsidRPr="2977A923">
              <w:rPr>
                <w:rFonts w:eastAsia="DengXian" w:cs="Arial"/>
                <w:sz w:val="18"/>
                <w:szCs w:val="18"/>
              </w:rPr>
              <w:t xml:space="preserve"> </w:t>
            </w:r>
            <w:r w:rsidRPr="2977A923">
              <w:rPr>
                <w:rFonts w:eastAsia="DengXian" w:cs="Arial"/>
                <w:sz w:val="18"/>
                <w:szCs w:val="18"/>
              </w:rPr>
              <w:t xml:space="preserve">execute and satisfies </w:t>
            </w:r>
            <w:r w:rsidR="405B2397" w:rsidRPr="2977A923">
              <w:rPr>
                <w:rFonts w:eastAsia="DengXian" w:cs="Arial"/>
                <w:sz w:val="18"/>
                <w:szCs w:val="18"/>
              </w:rPr>
              <w:t xml:space="preserve">only a </w:t>
            </w:r>
            <w:r w:rsidRPr="2977A923">
              <w:rPr>
                <w:rFonts w:eastAsia="DengXian" w:cs="Arial"/>
                <w:sz w:val="18"/>
                <w:szCs w:val="18"/>
              </w:rPr>
              <w:t>few requirements</w:t>
            </w:r>
            <w:r w:rsidR="23C132AF" w:rsidRPr="2977A923">
              <w:rPr>
                <w:rFonts w:eastAsia="DengXian" w:cs="Arial"/>
                <w:sz w:val="18"/>
                <w:szCs w:val="18"/>
              </w:rPr>
              <w:t xml:space="preserve"> </w:t>
            </w:r>
            <w:r w:rsidRPr="2977A923">
              <w:rPr>
                <w:rFonts w:eastAsia="DengXian" w:cs="Arial"/>
                <w:sz w:val="18"/>
                <w:szCs w:val="18"/>
              </w:rPr>
              <w:t>and guidelines.</w:t>
            </w:r>
            <w:r w:rsidR="405B2397" w:rsidRPr="2977A923">
              <w:rPr>
                <w:rFonts w:eastAsia="DengXian" w:cs="Arial"/>
                <w:sz w:val="18"/>
                <w:szCs w:val="18"/>
              </w:rPr>
              <w:t xml:space="preserve"> There has been little or no attempt at modularisation. Usability is lacking with little or no messaging. There is no evidence of refactoring Little or no attempt has been made at the validation of data</w:t>
            </w:r>
            <w:r w:rsidR="7781FBD6" w:rsidRPr="2977A923">
              <w:rPr>
                <w:rFonts w:eastAsia="DengXian" w:cs="Arial"/>
                <w:sz w:val="18"/>
                <w:szCs w:val="18"/>
              </w:rPr>
              <w:t>.</w:t>
            </w:r>
          </w:p>
        </w:tc>
      </w:tr>
      <w:tr w:rsidR="003552FD" w:rsidRPr="003552FD" w14:paraId="5E82C22C" w14:textId="77777777" w:rsidTr="076C3CC0">
        <w:trPr>
          <w:cantSplit/>
        </w:trPr>
        <w:tc>
          <w:tcPr>
            <w:tcW w:w="1531" w:type="dxa"/>
            <w:shd w:val="clear" w:color="auto" w:fill="auto"/>
          </w:tcPr>
          <w:p w14:paraId="79F8D685" w14:textId="7C841AD7" w:rsidR="003552FD" w:rsidRDefault="003552FD" w:rsidP="003552FD">
            <w:pPr>
              <w:rPr>
                <w:rFonts w:eastAsia="DengXian" w:cs="Arial"/>
                <w:b/>
                <w:bCs/>
                <w:sz w:val="18"/>
                <w:szCs w:val="18"/>
              </w:rPr>
            </w:pPr>
            <w:r w:rsidRPr="003552FD">
              <w:rPr>
                <w:rFonts w:eastAsia="DengXian" w:cs="Arial"/>
                <w:b/>
                <w:bCs/>
                <w:sz w:val="18"/>
                <w:szCs w:val="18"/>
              </w:rPr>
              <w:t xml:space="preserve">Task </w:t>
            </w:r>
            <w:r>
              <w:rPr>
                <w:rFonts w:eastAsia="DengXian" w:cs="Arial"/>
                <w:b/>
                <w:bCs/>
                <w:sz w:val="18"/>
                <w:szCs w:val="18"/>
              </w:rPr>
              <w:t>3</w:t>
            </w:r>
          </w:p>
          <w:p w14:paraId="73069F11" w14:textId="1B7491A9" w:rsidR="003552FD" w:rsidRPr="003552FD" w:rsidRDefault="003552FD" w:rsidP="003552FD">
            <w:pPr>
              <w:rPr>
                <w:rFonts w:eastAsia="DengXian" w:cs="Arial"/>
                <w:b/>
                <w:bCs/>
                <w:sz w:val="18"/>
                <w:szCs w:val="18"/>
              </w:rPr>
            </w:pPr>
            <w:r>
              <w:rPr>
                <w:rFonts w:eastAsia="DengXian" w:cs="Arial"/>
                <w:b/>
                <w:bCs/>
                <w:sz w:val="18"/>
                <w:szCs w:val="18"/>
              </w:rPr>
              <w:t>Test Plan</w:t>
            </w:r>
          </w:p>
          <w:p w14:paraId="5075FA10" w14:textId="5CD498DF" w:rsidR="003552FD" w:rsidRPr="003552FD" w:rsidRDefault="11573121" w:rsidP="00323575">
            <w:pPr>
              <w:rPr>
                <w:rFonts w:eastAsia="DengXian" w:cs="Arial"/>
                <w:b/>
                <w:bCs/>
                <w:sz w:val="18"/>
                <w:szCs w:val="18"/>
              </w:rPr>
            </w:pPr>
            <w:r w:rsidRPr="2977A923">
              <w:rPr>
                <w:rFonts w:eastAsia="DengXian" w:cs="Arial"/>
                <w:b/>
                <w:bCs/>
                <w:sz w:val="18"/>
                <w:szCs w:val="18"/>
              </w:rPr>
              <w:t>[</w:t>
            </w:r>
            <w:r w:rsidR="537D71B1" w:rsidRPr="2977A923">
              <w:rPr>
                <w:rFonts w:eastAsia="DengXian" w:cs="Arial"/>
                <w:b/>
                <w:bCs/>
                <w:sz w:val="18"/>
                <w:szCs w:val="18"/>
              </w:rPr>
              <w:t>20</w:t>
            </w:r>
            <w:r w:rsidRPr="2977A923">
              <w:rPr>
                <w:rFonts w:eastAsia="DengXian" w:cs="Arial"/>
                <w:b/>
                <w:bCs/>
                <w:sz w:val="18"/>
                <w:szCs w:val="18"/>
              </w:rPr>
              <w:t xml:space="preserve"> Marks]</w:t>
            </w:r>
          </w:p>
        </w:tc>
        <w:tc>
          <w:tcPr>
            <w:tcW w:w="2268" w:type="dxa"/>
          </w:tcPr>
          <w:p w14:paraId="67041A47"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Outstanding</w:t>
            </w:r>
          </w:p>
          <w:p w14:paraId="2371115A" w14:textId="5DCA2CF9"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[1</w:t>
            </w:r>
            <w:r w:rsidR="2F24E9F5" w:rsidRPr="076C3CC0">
              <w:rPr>
                <w:rFonts w:eastAsia="DengXian" w:cs="Calibri Light"/>
                <w:b/>
                <w:bCs/>
                <w:sz w:val="18"/>
                <w:szCs w:val="18"/>
                <w:lang w:eastAsia="en-GB"/>
              </w:rPr>
              <w:t>6</w:t>
            </w:r>
            <w:r w:rsidRPr="076C3CC0">
              <w:rPr>
                <w:rFonts w:eastAsia="DengXian" w:cs="Calibri Light"/>
                <w:b/>
                <w:bCs/>
                <w:sz w:val="18"/>
                <w:szCs w:val="18"/>
                <w:lang w:eastAsia="en-GB"/>
              </w:rPr>
              <w:t xml:space="preserve"> to </w:t>
            </w:r>
            <w:r w:rsidR="026EE75C" w:rsidRPr="076C3CC0">
              <w:rPr>
                <w:rFonts w:eastAsia="DengXian" w:cs="Calibri Light"/>
                <w:b/>
                <w:bCs/>
                <w:sz w:val="18"/>
                <w:szCs w:val="18"/>
                <w:lang w:eastAsia="en-GB"/>
              </w:rPr>
              <w:t>20</w:t>
            </w:r>
            <w:r w:rsidRPr="076C3CC0">
              <w:rPr>
                <w:rFonts w:eastAsia="DengXian" w:cs="Calibri Light"/>
                <w:b/>
                <w:bCs/>
                <w:sz w:val="18"/>
                <w:szCs w:val="18"/>
                <w:lang w:eastAsia="en-GB"/>
              </w:rPr>
              <w:t xml:space="preserve"> Marks]</w:t>
            </w:r>
          </w:p>
          <w:p w14:paraId="3F323075" w14:textId="671FFB6A" w:rsidR="003552FD" w:rsidRPr="003552FD" w:rsidRDefault="11573121" w:rsidP="2977A923">
            <w:pPr>
              <w:rPr>
                <w:rFonts w:eastAsia="DengXian" w:cs="Arial"/>
                <w:sz w:val="18"/>
                <w:szCs w:val="18"/>
              </w:rPr>
            </w:pPr>
            <w:r w:rsidRPr="2977A923">
              <w:rPr>
                <w:rFonts w:eastAsia="DengXian" w:cs="Arial"/>
                <w:sz w:val="18"/>
                <w:szCs w:val="18"/>
              </w:rPr>
              <w:t>Outstanding Test Plan</w:t>
            </w:r>
            <w:r w:rsidR="5A1C0E59" w:rsidRPr="2977A923">
              <w:rPr>
                <w:rFonts w:eastAsia="DengXian" w:cs="Arial"/>
                <w:sz w:val="18"/>
                <w:szCs w:val="18"/>
              </w:rPr>
              <w:t xml:space="preserve"> (and automated tests)</w:t>
            </w:r>
            <w:r w:rsidRPr="2977A923">
              <w:rPr>
                <w:rFonts w:eastAsia="DengXian" w:cs="Arial"/>
                <w:sz w:val="18"/>
                <w:szCs w:val="18"/>
              </w:rPr>
              <w:t xml:space="preserve"> that includes all required elements and updated with actual results.</w:t>
            </w:r>
          </w:p>
        </w:tc>
        <w:tc>
          <w:tcPr>
            <w:tcW w:w="2268" w:type="dxa"/>
          </w:tcPr>
          <w:p w14:paraId="560F6FDE"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Excellent</w:t>
            </w:r>
          </w:p>
          <w:p w14:paraId="29437503" w14:textId="6DB5D966"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[1</w:t>
            </w:r>
            <w:r w:rsidR="03C26BA3" w:rsidRPr="076C3CC0">
              <w:rPr>
                <w:rFonts w:eastAsia="DengXian" w:cs="Calibri Light"/>
                <w:b/>
                <w:bCs/>
                <w:sz w:val="18"/>
                <w:szCs w:val="18"/>
                <w:lang w:eastAsia="en-GB"/>
              </w:rPr>
              <w:t>4 to 15</w:t>
            </w:r>
            <w:r w:rsidRPr="076C3CC0">
              <w:rPr>
                <w:rFonts w:eastAsia="DengXian" w:cs="Calibri Light"/>
                <w:b/>
                <w:bCs/>
                <w:sz w:val="18"/>
                <w:szCs w:val="18"/>
                <w:lang w:eastAsia="en-GB"/>
              </w:rPr>
              <w:t xml:space="preserve"> Marks]</w:t>
            </w:r>
          </w:p>
          <w:p w14:paraId="18C93965" w14:textId="78DBE1E2" w:rsidR="003552FD" w:rsidRPr="003552FD" w:rsidRDefault="11573121" w:rsidP="2977A923">
            <w:pPr>
              <w:rPr>
                <w:rFonts w:eastAsia="DengXian" w:cs="Arial"/>
                <w:sz w:val="18"/>
                <w:szCs w:val="18"/>
              </w:rPr>
            </w:pPr>
            <w:r w:rsidRPr="2977A923">
              <w:rPr>
                <w:rFonts w:eastAsia="DengXian" w:cs="Arial"/>
                <w:sz w:val="18"/>
                <w:szCs w:val="18"/>
              </w:rPr>
              <w:t>Excellent Test Plan</w:t>
            </w:r>
            <w:r w:rsidR="76E7AE3F" w:rsidRPr="2977A923">
              <w:rPr>
                <w:rFonts w:eastAsia="DengXian" w:cs="Arial"/>
                <w:sz w:val="18"/>
                <w:szCs w:val="18"/>
              </w:rPr>
              <w:t xml:space="preserve"> (and automated tests)</w:t>
            </w:r>
            <w:r w:rsidRPr="2977A923">
              <w:rPr>
                <w:rFonts w:eastAsia="DengXian" w:cs="Arial"/>
                <w:sz w:val="18"/>
                <w:szCs w:val="18"/>
              </w:rPr>
              <w:t xml:space="preserve"> that includes almost all required elements and updated with actual results.</w:t>
            </w:r>
          </w:p>
        </w:tc>
        <w:tc>
          <w:tcPr>
            <w:tcW w:w="2268" w:type="dxa"/>
          </w:tcPr>
          <w:p w14:paraId="62C261E1"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Very Good</w:t>
            </w:r>
          </w:p>
          <w:p w14:paraId="5631D492" w14:textId="1A1510CA"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3572D96E" w:rsidRPr="076C3CC0">
              <w:rPr>
                <w:rFonts w:eastAsia="DengXian" w:cs="Calibri Light"/>
                <w:b/>
                <w:bCs/>
                <w:sz w:val="18"/>
                <w:szCs w:val="18"/>
                <w:lang w:eastAsia="en-GB"/>
              </w:rPr>
              <w:t>12</w:t>
            </w:r>
            <w:r w:rsidRPr="076C3CC0">
              <w:rPr>
                <w:rFonts w:eastAsia="DengXian" w:cs="Calibri Light"/>
                <w:b/>
                <w:bCs/>
                <w:sz w:val="18"/>
                <w:szCs w:val="18"/>
                <w:lang w:eastAsia="en-GB"/>
              </w:rPr>
              <w:t xml:space="preserve"> to 1</w:t>
            </w:r>
            <w:r w:rsidR="0836B8DF" w:rsidRPr="076C3CC0">
              <w:rPr>
                <w:rFonts w:eastAsia="DengXian" w:cs="Calibri Light"/>
                <w:b/>
                <w:bCs/>
                <w:sz w:val="18"/>
                <w:szCs w:val="18"/>
                <w:lang w:eastAsia="en-GB"/>
              </w:rPr>
              <w:t>3</w:t>
            </w:r>
            <w:r w:rsidRPr="076C3CC0">
              <w:rPr>
                <w:rFonts w:eastAsia="DengXian" w:cs="Calibri Light"/>
                <w:b/>
                <w:bCs/>
                <w:sz w:val="18"/>
                <w:szCs w:val="18"/>
                <w:lang w:eastAsia="en-GB"/>
              </w:rPr>
              <w:t xml:space="preserve"> Marks]</w:t>
            </w:r>
          </w:p>
          <w:p w14:paraId="740E543A" w14:textId="6C615A24" w:rsidR="003552FD" w:rsidRPr="003552FD" w:rsidRDefault="11573121" w:rsidP="2977A923">
            <w:pPr>
              <w:rPr>
                <w:rFonts w:eastAsia="DengXian" w:cs="Arial"/>
                <w:sz w:val="18"/>
                <w:szCs w:val="18"/>
              </w:rPr>
            </w:pPr>
            <w:r w:rsidRPr="2977A923">
              <w:rPr>
                <w:rFonts w:eastAsia="DengXian" w:cs="Arial"/>
                <w:sz w:val="18"/>
                <w:szCs w:val="18"/>
              </w:rPr>
              <w:t xml:space="preserve">Very Good Test Plan </w:t>
            </w:r>
            <w:r w:rsidR="16838093" w:rsidRPr="2977A923">
              <w:rPr>
                <w:rFonts w:eastAsia="DengXian" w:cs="Arial"/>
                <w:sz w:val="18"/>
                <w:szCs w:val="18"/>
              </w:rPr>
              <w:t xml:space="preserve">(and automated tests) </w:t>
            </w:r>
            <w:r w:rsidRPr="2977A923">
              <w:rPr>
                <w:rFonts w:eastAsia="DengXian" w:cs="Arial"/>
                <w:sz w:val="18"/>
                <w:szCs w:val="18"/>
              </w:rPr>
              <w:t xml:space="preserve">that includes </w:t>
            </w:r>
            <w:r w:rsidR="00F9A898" w:rsidRPr="2977A923">
              <w:rPr>
                <w:rFonts w:eastAsia="DengXian" w:cs="Arial"/>
                <w:sz w:val="18"/>
                <w:szCs w:val="18"/>
              </w:rPr>
              <w:t xml:space="preserve">many </w:t>
            </w:r>
            <w:r w:rsidRPr="2977A923">
              <w:rPr>
                <w:rFonts w:eastAsia="DengXian" w:cs="Arial"/>
                <w:sz w:val="18"/>
                <w:szCs w:val="18"/>
              </w:rPr>
              <w:t>required elements and updated with actual results.</w:t>
            </w:r>
          </w:p>
        </w:tc>
        <w:tc>
          <w:tcPr>
            <w:tcW w:w="2268" w:type="dxa"/>
          </w:tcPr>
          <w:p w14:paraId="2A5EF4B7"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Good</w:t>
            </w:r>
          </w:p>
          <w:p w14:paraId="17DECF0C" w14:textId="781C6DE7"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5355CAC7" w:rsidRPr="076C3CC0">
              <w:rPr>
                <w:rFonts w:eastAsia="DengXian" w:cs="Calibri Light"/>
                <w:b/>
                <w:bCs/>
                <w:sz w:val="18"/>
                <w:szCs w:val="18"/>
                <w:lang w:eastAsia="en-GB"/>
              </w:rPr>
              <w:t>10 to 11</w:t>
            </w:r>
            <w:r w:rsidRPr="076C3CC0">
              <w:rPr>
                <w:rFonts w:eastAsia="DengXian" w:cs="Calibri Light"/>
                <w:b/>
                <w:bCs/>
                <w:sz w:val="18"/>
                <w:szCs w:val="18"/>
                <w:lang w:eastAsia="en-GB"/>
              </w:rPr>
              <w:t xml:space="preserve"> Marks]</w:t>
            </w:r>
          </w:p>
          <w:p w14:paraId="1C50E260" w14:textId="66069161" w:rsidR="003552FD" w:rsidRPr="003552FD" w:rsidRDefault="11573121" w:rsidP="2977A923">
            <w:pPr>
              <w:rPr>
                <w:rFonts w:eastAsia="DengXian" w:cs="Arial"/>
                <w:sz w:val="18"/>
                <w:szCs w:val="18"/>
              </w:rPr>
            </w:pPr>
            <w:r w:rsidRPr="2977A923">
              <w:rPr>
                <w:rFonts w:eastAsia="DengXian" w:cs="Arial"/>
                <w:sz w:val="18"/>
                <w:szCs w:val="18"/>
              </w:rPr>
              <w:t xml:space="preserve">Good Test Plan </w:t>
            </w:r>
            <w:r w:rsidR="7677F0EC" w:rsidRPr="2977A923">
              <w:rPr>
                <w:rFonts w:eastAsia="DengXian" w:cs="Arial"/>
                <w:sz w:val="18"/>
                <w:szCs w:val="18"/>
              </w:rPr>
              <w:t xml:space="preserve">(and automated tests) </w:t>
            </w:r>
            <w:r w:rsidRPr="2977A923">
              <w:rPr>
                <w:rFonts w:eastAsia="DengXian" w:cs="Arial"/>
                <w:sz w:val="18"/>
                <w:szCs w:val="18"/>
              </w:rPr>
              <w:t>that includes key required elements and updated with actual results.</w:t>
            </w:r>
          </w:p>
        </w:tc>
        <w:tc>
          <w:tcPr>
            <w:tcW w:w="2268" w:type="dxa"/>
          </w:tcPr>
          <w:p w14:paraId="3DABD565"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Basic</w:t>
            </w:r>
          </w:p>
          <w:p w14:paraId="04265F55" w14:textId="7BD249AD"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w:t>
            </w:r>
            <w:r w:rsidR="057B2707" w:rsidRPr="076C3CC0">
              <w:rPr>
                <w:rFonts w:eastAsia="DengXian" w:cs="Calibri Light"/>
                <w:b/>
                <w:bCs/>
                <w:sz w:val="18"/>
                <w:szCs w:val="18"/>
                <w:lang w:eastAsia="en-GB"/>
              </w:rPr>
              <w:t>8</w:t>
            </w:r>
            <w:r w:rsidRPr="076C3CC0">
              <w:rPr>
                <w:rFonts w:eastAsia="DengXian" w:cs="Calibri Light"/>
                <w:b/>
                <w:bCs/>
                <w:sz w:val="18"/>
                <w:szCs w:val="18"/>
                <w:lang w:eastAsia="en-GB"/>
              </w:rPr>
              <w:t xml:space="preserve"> to </w:t>
            </w:r>
            <w:r w:rsidR="64A84982" w:rsidRPr="076C3CC0">
              <w:rPr>
                <w:rFonts w:eastAsia="DengXian" w:cs="Calibri Light"/>
                <w:b/>
                <w:bCs/>
                <w:sz w:val="18"/>
                <w:szCs w:val="18"/>
                <w:lang w:eastAsia="en-GB"/>
              </w:rPr>
              <w:t>9</w:t>
            </w:r>
            <w:r w:rsidRPr="076C3CC0">
              <w:rPr>
                <w:rFonts w:eastAsia="DengXian" w:cs="Calibri Light"/>
                <w:b/>
                <w:bCs/>
                <w:sz w:val="18"/>
                <w:szCs w:val="18"/>
                <w:lang w:eastAsia="en-GB"/>
              </w:rPr>
              <w:t xml:space="preserve"> Marks]</w:t>
            </w:r>
          </w:p>
          <w:p w14:paraId="4FF08381" w14:textId="471742DC" w:rsidR="003552FD" w:rsidRPr="003552FD" w:rsidRDefault="11573121" w:rsidP="2977A923">
            <w:pPr>
              <w:rPr>
                <w:rFonts w:eastAsia="DengXian" w:cs="Arial"/>
                <w:sz w:val="18"/>
                <w:szCs w:val="18"/>
              </w:rPr>
            </w:pPr>
            <w:r w:rsidRPr="2977A923">
              <w:rPr>
                <w:rFonts w:eastAsia="DengXian" w:cs="Arial"/>
                <w:sz w:val="18"/>
                <w:szCs w:val="18"/>
              </w:rPr>
              <w:t xml:space="preserve">Basic Test Plan </w:t>
            </w:r>
            <w:r w:rsidR="6F207E96" w:rsidRPr="2977A923">
              <w:rPr>
                <w:rFonts w:eastAsia="DengXian" w:cs="Arial"/>
                <w:sz w:val="18"/>
                <w:szCs w:val="18"/>
              </w:rPr>
              <w:t>(</w:t>
            </w:r>
            <w:r w:rsidR="2E582C61" w:rsidRPr="2977A923">
              <w:rPr>
                <w:rFonts w:eastAsia="DengXian" w:cs="Arial"/>
                <w:sz w:val="18"/>
                <w:szCs w:val="18"/>
              </w:rPr>
              <w:t xml:space="preserve">and </w:t>
            </w:r>
            <w:r w:rsidR="2DD39CE2" w:rsidRPr="2977A923">
              <w:rPr>
                <w:rFonts w:eastAsia="DengXian" w:cs="Arial"/>
                <w:sz w:val="18"/>
                <w:szCs w:val="18"/>
              </w:rPr>
              <w:t>automated test</w:t>
            </w:r>
            <w:r w:rsidR="37C29F12" w:rsidRPr="2977A923">
              <w:rPr>
                <w:rFonts w:eastAsia="DengXian" w:cs="Arial"/>
                <w:sz w:val="18"/>
                <w:szCs w:val="18"/>
              </w:rPr>
              <w:t>s)</w:t>
            </w:r>
            <w:r w:rsidR="2DD39CE2" w:rsidRPr="2977A923">
              <w:rPr>
                <w:rFonts w:eastAsia="DengXian" w:cs="Arial"/>
                <w:sz w:val="18"/>
                <w:szCs w:val="18"/>
              </w:rPr>
              <w:t xml:space="preserve"> </w:t>
            </w:r>
            <w:r w:rsidRPr="2977A923">
              <w:rPr>
                <w:rFonts w:eastAsia="DengXian" w:cs="Arial"/>
                <w:sz w:val="18"/>
                <w:szCs w:val="18"/>
              </w:rPr>
              <w:t>that includes some required elements and updated with actual results.</w:t>
            </w:r>
          </w:p>
        </w:tc>
        <w:tc>
          <w:tcPr>
            <w:tcW w:w="2268" w:type="dxa"/>
          </w:tcPr>
          <w:p w14:paraId="2A3ED420" w14:textId="77777777" w:rsidR="003552FD" w:rsidRPr="003552FD" w:rsidRDefault="003552FD" w:rsidP="003552FD">
            <w:pPr>
              <w:rPr>
                <w:rFonts w:eastAsia="DengXian" w:cs="Calibri Light"/>
                <w:b/>
                <w:sz w:val="18"/>
                <w:szCs w:val="18"/>
                <w:lang w:eastAsia="en-GB"/>
              </w:rPr>
            </w:pPr>
            <w:r w:rsidRPr="003552FD">
              <w:rPr>
                <w:rFonts w:eastAsia="DengXian" w:cs="Calibri Light"/>
                <w:b/>
                <w:sz w:val="18"/>
                <w:szCs w:val="18"/>
                <w:lang w:eastAsia="en-GB"/>
              </w:rPr>
              <w:t>Poor</w:t>
            </w:r>
          </w:p>
          <w:p w14:paraId="475C9396" w14:textId="5AF5D8E6" w:rsidR="003552FD" w:rsidRPr="003552FD" w:rsidRDefault="003552FD" w:rsidP="076C3CC0">
            <w:pPr>
              <w:rPr>
                <w:rFonts w:eastAsia="DengXian" w:cs="Calibri Light"/>
                <w:b/>
                <w:bCs/>
                <w:sz w:val="18"/>
                <w:szCs w:val="18"/>
                <w:lang w:eastAsia="en-GB"/>
              </w:rPr>
            </w:pPr>
            <w:r w:rsidRPr="076C3CC0">
              <w:rPr>
                <w:rFonts w:eastAsia="DengXian" w:cs="Calibri Light"/>
                <w:b/>
                <w:bCs/>
                <w:sz w:val="18"/>
                <w:szCs w:val="18"/>
                <w:lang w:eastAsia="en-GB"/>
              </w:rPr>
              <w:t xml:space="preserve">[0 to </w:t>
            </w:r>
            <w:r w:rsidR="1F523FA6" w:rsidRPr="076C3CC0">
              <w:rPr>
                <w:rFonts w:eastAsia="DengXian" w:cs="Calibri Light"/>
                <w:b/>
                <w:bCs/>
                <w:sz w:val="18"/>
                <w:szCs w:val="18"/>
                <w:lang w:eastAsia="en-GB"/>
              </w:rPr>
              <w:t>7</w:t>
            </w:r>
            <w:r w:rsidRPr="076C3CC0">
              <w:rPr>
                <w:rFonts w:eastAsia="DengXian" w:cs="Calibri Light"/>
                <w:b/>
                <w:bCs/>
                <w:sz w:val="18"/>
                <w:szCs w:val="18"/>
                <w:lang w:eastAsia="en-GB"/>
              </w:rPr>
              <w:t xml:space="preserve"> Marks]</w:t>
            </w:r>
          </w:p>
          <w:p w14:paraId="494E5E41" w14:textId="24EFC943" w:rsidR="003552FD" w:rsidRPr="003552FD" w:rsidRDefault="2B1D6745" w:rsidP="2977A923">
            <w:pPr>
              <w:rPr>
                <w:rFonts w:eastAsia="DengXian" w:cs="Arial"/>
                <w:sz w:val="18"/>
                <w:szCs w:val="18"/>
              </w:rPr>
            </w:pPr>
            <w:r w:rsidRPr="2977A923">
              <w:rPr>
                <w:rFonts w:eastAsia="DengXian" w:cs="Arial"/>
                <w:sz w:val="18"/>
                <w:szCs w:val="18"/>
              </w:rPr>
              <w:t xml:space="preserve">Little or no </w:t>
            </w:r>
            <w:r w:rsidR="11573121" w:rsidRPr="2977A923">
              <w:rPr>
                <w:rFonts w:eastAsia="DengXian" w:cs="Arial"/>
                <w:sz w:val="18"/>
                <w:szCs w:val="18"/>
              </w:rPr>
              <w:t>Test Plan</w:t>
            </w:r>
            <w:r w:rsidR="7F1AD1F9" w:rsidRPr="2977A923">
              <w:rPr>
                <w:rFonts w:eastAsia="DengXian" w:cs="Arial"/>
                <w:sz w:val="18"/>
                <w:szCs w:val="18"/>
              </w:rPr>
              <w:t xml:space="preserve"> (or automated tests)</w:t>
            </w:r>
            <w:r w:rsidRPr="2977A923">
              <w:rPr>
                <w:rFonts w:eastAsia="DengXian" w:cs="Arial"/>
                <w:sz w:val="18"/>
                <w:szCs w:val="18"/>
              </w:rPr>
              <w:t xml:space="preserve">. At </w:t>
            </w:r>
            <w:r w:rsidR="5649D2EA" w:rsidRPr="2977A923">
              <w:rPr>
                <w:rFonts w:eastAsia="DengXian" w:cs="Arial"/>
                <w:sz w:val="18"/>
                <w:szCs w:val="18"/>
              </w:rPr>
              <w:t>best,</w:t>
            </w:r>
            <w:r w:rsidRPr="2977A923">
              <w:rPr>
                <w:rFonts w:eastAsia="DengXian" w:cs="Arial"/>
                <w:sz w:val="18"/>
                <w:szCs w:val="18"/>
              </w:rPr>
              <w:t xml:space="preserve"> the plan</w:t>
            </w:r>
            <w:r w:rsidR="11573121" w:rsidRPr="2977A923">
              <w:rPr>
                <w:rFonts w:eastAsia="DengXian" w:cs="Arial"/>
                <w:sz w:val="18"/>
                <w:szCs w:val="18"/>
              </w:rPr>
              <w:t xml:space="preserve"> includes a </w:t>
            </w:r>
            <w:r w:rsidRPr="2977A923">
              <w:rPr>
                <w:rFonts w:eastAsia="DengXian" w:cs="Arial"/>
                <w:sz w:val="18"/>
                <w:szCs w:val="18"/>
              </w:rPr>
              <w:t xml:space="preserve">limited number of the </w:t>
            </w:r>
            <w:r w:rsidR="11573121" w:rsidRPr="2977A923">
              <w:rPr>
                <w:rFonts w:eastAsia="DengXian" w:cs="Arial"/>
                <w:sz w:val="18"/>
                <w:szCs w:val="18"/>
              </w:rPr>
              <w:t xml:space="preserve">required </w:t>
            </w:r>
            <w:r w:rsidR="5649D2EA" w:rsidRPr="2977A923">
              <w:rPr>
                <w:rFonts w:eastAsia="DengXian" w:cs="Arial"/>
                <w:sz w:val="18"/>
                <w:szCs w:val="18"/>
              </w:rPr>
              <w:t>elements, which</w:t>
            </w:r>
            <w:r w:rsidRPr="2977A923">
              <w:rPr>
                <w:rFonts w:eastAsia="DengXian" w:cs="Arial"/>
                <w:sz w:val="18"/>
                <w:szCs w:val="18"/>
              </w:rPr>
              <w:t xml:space="preserve"> may or may not be </w:t>
            </w:r>
            <w:r w:rsidR="11573121" w:rsidRPr="2977A923">
              <w:rPr>
                <w:rFonts w:eastAsia="DengXian" w:cs="Arial"/>
                <w:sz w:val="18"/>
                <w:szCs w:val="18"/>
              </w:rPr>
              <w:t>updated with actual results.</w:t>
            </w:r>
          </w:p>
        </w:tc>
      </w:tr>
      <w:tr w:rsidR="00323575" w:rsidRPr="003552FD" w14:paraId="3C0D3C6C" w14:textId="77777777" w:rsidTr="076C3CC0">
        <w:trPr>
          <w:cantSplit/>
        </w:trPr>
        <w:tc>
          <w:tcPr>
            <w:tcW w:w="1531" w:type="dxa"/>
            <w:shd w:val="clear" w:color="auto" w:fill="auto"/>
          </w:tcPr>
          <w:p w14:paraId="07417C9A" w14:textId="4015AA29" w:rsidR="00323575" w:rsidRDefault="00323575" w:rsidP="00323575">
            <w:pPr>
              <w:rPr>
                <w:rFonts w:eastAsia="DengXian" w:cs="Arial"/>
                <w:b/>
                <w:bCs/>
                <w:sz w:val="18"/>
                <w:szCs w:val="18"/>
              </w:rPr>
            </w:pPr>
            <w:r w:rsidRPr="003552FD">
              <w:rPr>
                <w:rFonts w:eastAsia="DengXian" w:cs="Arial"/>
                <w:b/>
                <w:bCs/>
                <w:sz w:val="18"/>
                <w:szCs w:val="18"/>
              </w:rPr>
              <w:lastRenderedPageBreak/>
              <w:t xml:space="preserve">Task </w:t>
            </w:r>
            <w:r>
              <w:rPr>
                <w:rFonts w:eastAsia="DengXian" w:cs="Arial"/>
                <w:b/>
                <w:bCs/>
                <w:sz w:val="18"/>
                <w:szCs w:val="18"/>
              </w:rPr>
              <w:t>4</w:t>
            </w:r>
          </w:p>
          <w:p w14:paraId="7655D8AA" w14:textId="248CFCD9" w:rsidR="00323575" w:rsidRPr="003552FD" w:rsidRDefault="00323575" w:rsidP="00323575">
            <w:pPr>
              <w:rPr>
                <w:rFonts w:eastAsia="DengXian" w:cs="Arial"/>
                <w:b/>
                <w:bCs/>
                <w:sz w:val="18"/>
                <w:szCs w:val="18"/>
              </w:rPr>
            </w:pPr>
            <w:r>
              <w:rPr>
                <w:rFonts w:eastAsia="DengXian" w:cs="Arial"/>
                <w:b/>
                <w:bCs/>
                <w:sz w:val="18"/>
                <w:szCs w:val="18"/>
              </w:rPr>
              <w:t>Review and Reflection</w:t>
            </w:r>
          </w:p>
          <w:p w14:paraId="780F74AB" w14:textId="66136391" w:rsidR="00323575" w:rsidRPr="003552FD" w:rsidRDefault="7CFF0956" w:rsidP="00323575">
            <w:pPr>
              <w:rPr>
                <w:rFonts w:eastAsia="DengXian" w:cs="Arial"/>
                <w:b/>
                <w:bCs/>
                <w:sz w:val="18"/>
                <w:szCs w:val="18"/>
              </w:rPr>
            </w:pPr>
            <w:r w:rsidRPr="2977A923">
              <w:rPr>
                <w:rFonts w:eastAsia="DengXian" w:cs="Arial"/>
                <w:b/>
                <w:bCs/>
                <w:sz w:val="18"/>
                <w:szCs w:val="18"/>
              </w:rPr>
              <w:t>[1</w:t>
            </w:r>
            <w:r w:rsidR="43CC706F" w:rsidRPr="2977A923">
              <w:rPr>
                <w:rFonts w:eastAsia="DengXian" w:cs="Arial"/>
                <w:b/>
                <w:bCs/>
                <w:sz w:val="18"/>
                <w:szCs w:val="18"/>
              </w:rPr>
              <w:t>0</w:t>
            </w:r>
            <w:r w:rsidRPr="2977A923">
              <w:rPr>
                <w:rFonts w:eastAsia="DengXian" w:cs="Arial"/>
                <w:b/>
                <w:bCs/>
                <w:sz w:val="18"/>
                <w:szCs w:val="18"/>
              </w:rPr>
              <w:t xml:space="preserve"> Marks]</w:t>
            </w:r>
          </w:p>
        </w:tc>
        <w:tc>
          <w:tcPr>
            <w:tcW w:w="2268" w:type="dxa"/>
          </w:tcPr>
          <w:p w14:paraId="1D233D05"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Outstanding</w:t>
            </w:r>
          </w:p>
          <w:p w14:paraId="6BE8AAE7" w14:textId="7EDBBD55"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w:t>
            </w:r>
            <w:r>
              <w:rPr>
                <w:rFonts w:eastAsia="DengXian" w:cs="Calibri Light"/>
                <w:b/>
                <w:sz w:val="18"/>
                <w:szCs w:val="18"/>
                <w:lang w:eastAsia="en-GB"/>
              </w:rPr>
              <w:t>8</w:t>
            </w:r>
            <w:r w:rsidRPr="003552FD">
              <w:rPr>
                <w:rFonts w:eastAsia="DengXian" w:cs="Calibri Light"/>
                <w:b/>
                <w:sz w:val="18"/>
                <w:szCs w:val="18"/>
                <w:lang w:eastAsia="en-GB"/>
              </w:rPr>
              <w:t xml:space="preserve"> to </w:t>
            </w:r>
            <w:r>
              <w:rPr>
                <w:rFonts w:eastAsia="DengXian" w:cs="Calibri Light"/>
                <w:b/>
                <w:sz w:val="18"/>
                <w:szCs w:val="18"/>
                <w:lang w:eastAsia="en-GB"/>
              </w:rPr>
              <w:t>10</w:t>
            </w:r>
            <w:r w:rsidRPr="003552FD">
              <w:rPr>
                <w:rFonts w:eastAsia="DengXian" w:cs="Calibri Light"/>
                <w:b/>
                <w:sz w:val="18"/>
                <w:szCs w:val="18"/>
                <w:lang w:eastAsia="en-GB"/>
              </w:rPr>
              <w:t xml:space="preserve"> Marks]</w:t>
            </w:r>
          </w:p>
          <w:p w14:paraId="03FBB0EC" w14:textId="6F66F758" w:rsidR="00323575" w:rsidRPr="003552FD" w:rsidRDefault="00323575" w:rsidP="000B604D">
            <w:pPr>
              <w:rPr>
                <w:rFonts w:eastAsia="DengXian" w:cs="Calibri Light"/>
                <w:b/>
                <w:sz w:val="18"/>
                <w:szCs w:val="18"/>
                <w:lang w:eastAsia="en-GB"/>
              </w:rPr>
            </w:pPr>
            <w:r w:rsidRPr="003552FD">
              <w:rPr>
                <w:rFonts w:eastAsia="DengXian" w:cs="Arial"/>
                <w:sz w:val="18"/>
                <w:szCs w:val="18"/>
              </w:rPr>
              <w:t xml:space="preserve">Outstanding </w:t>
            </w:r>
            <w:r>
              <w:rPr>
                <w:rFonts w:eastAsia="DengXian" w:cs="Arial"/>
                <w:sz w:val="18"/>
                <w:szCs w:val="18"/>
              </w:rPr>
              <w:t>Review and Refl</w:t>
            </w:r>
            <w:r w:rsidR="0087445B">
              <w:rPr>
                <w:rFonts w:eastAsia="DengXian" w:cs="Arial"/>
                <w:sz w:val="18"/>
                <w:szCs w:val="18"/>
              </w:rPr>
              <w:t>e</w:t>
            </w:r>
            <w:r>
              <w:rPr>
                <w:rFonts w:eastAsia="DengXian" w:cs="Arial"/>
                <w:sz w:val="18"/>
                <w:szCs w:val="18"/>
              </w:rPr>
              <w:t>ction</w:t>
            </w:r>
            <w:r w:rsidR="000B604D">
              <w:rPr>
                <w:rFonts w:eastAsia="DengXian" w:cs="Arial"/>
                <w:sz w:val="18"/>
                <w:szCs w:val="18"/>
              </w:rPr>
              <w:t xml:space="preserve"> that covers</w:t>
            </w:r>
            <w:r>
              <w:rPr>
                <w:rFonts w:eastAsia="DengXian" w:cs="Arial"/>
                <w:sz w:val="18"/>
                <w:szCs w:val="18"/>
              </w:rPr>
              <w:t xml:space="preserve"> all required elements.</w:t>
            </w:r>
          </w:p>
        </w:tc>
        <w:tc>
          <w:tcPr>
            <w:tcW w:w="2268" w:type="dxa"/>
          </w:tcPr>
          <w:p w14:paraId="5D724B83"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Excellent</w:t>
            </w:r>
          </w:p>
          <w:p w14:paraId="04C7D87B" w14:textId="0A7A59E1"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w:t>
            </w:r>
            <w:r>
              <w:rPr>
                <w:rFonts w:eastAsia="DengXian" w:cs="Calibri Light"/>
                <w:b/>
                <w:sz w:val="18"/>
                <w:szCs w:val="18"/>
                <w:lang w:eastAsia="en-GB"/>
              </w:rPr>
              <w:t>7</w:t>
            </w:r>
            <w:r w:rsidRPr="003552FD">
              <w:rPr>
                <w:rFonts w:eastAsia="DengXian" w:cs="Calibri Light"/>
                <w:b/>
                <w:sz w:val="18"/>
                <w:szCs w:val="18"/>
                <w:lang w:eastAsia="en-GB"/>
              </w:rPr>
              <w:t xml:space="preserve"> Marks]</w:t>
            </w:r>
          </w:p>
          <w:p w14:paraId="69BEF751" w14:textId="68C296C7" w:rsidR="00323575" w:rsidRPr="003552FD" w:rsidRDefault="00323575" w:rsidP="000B604D">
            <w:pPr>
              <w:rPr>
                <w:rFonts w:eastAsia="DengXian" w:cs="Calibri Light"/>
                <w:b/>
                <w:sz w:val="18"/>
                <w:szCs w:val="18"/>
                <w:lang w:eastAsia="en-GB"/>
              </w:rPr>
            </w:pPr>
            <w:r w:rsidRPr="003552FD">
              <w:rPr>
                <w:rFonts w:eastAsia="DengXian" w:cs="Arial"/>
                <w:sz w:val="18"/>
                <w:szCs w:val="18"/>
              </w:rPr>
              <w:t xml:space="preserve">Excellent </w:t>
            </w:r>
            <w:r>
              <w:rPr>
                <w:rFonts w:eastAsia="DengXian" w:cs="Arial"/>
                <w:sz w:val="18"/>
                <w:szCs w:val="18"/>
              </w:rPr>
              <w:t xml:space="preserve">Review and Reflection that </w:t>
            </w:r>
            <w:r w:rsidR="000B604D">
              <w:rPr>
                <w:rFonts w:eastAsia="DengXian" w:cs="Arial"/>
                <w:sz w:val="18"/>
                <w:szCs w:val="18"/>
              </w:rPr>
              <w:t>covers</w:t>
            </w:r>
            <w:r>
              <w:rPr>
                <w:rFonts w:eastAsia="DengXian" w:cs="Arial"/>
                <w:sz w:val="18"/>
                <w:szCs w:val="18"/>
              </w:rPr>
              <w:t xml:space="preserve"> almost all required elements</w:t>
            </w:r>
            <w:r w:rsidRPr="003552FD">
              <w:rPr>
                <w:rFonts w:eastAsia="DengXian" w:cs="Arial"/>
                <w:sz w:val="18"/>
                <w:szCs w:val="18"/>
              </w:rPr>
              <w:t>.</w:t>
            </w:r>
          </w:p>
        </w:tc>
        <w:tc>
          <w:tcPr>
            <w:tcW w:w="2268" w:type="dxa"/>
          </w:tcPr>
          <w:p w14:paraId="05A70167"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Very Good</w:t>
            </w:r>
          </w:p>
          <w:p w14:paraId="72ED710F" w14:textId="294586E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w:t>
            </w:r>
            <w:r>
              <w:rPr>
                <w:rFonts w:eastAsia="DengXian" w:cs="Calibri Light"/>
                <w:b/>
                <w:sz w:val="18"/>
                <w:szCs w:val="18"/>
                <w:lang w:eastAsia="en-GB"/>
              </w:rPr>
              <w:t>6</w:t>
            </w:r>
            <w:r w:rsidRPr="003552FD">
              <w:rPr>
                <w:rFonts w:eastAsia="DengXian" w:cs="Calibri Light"/>
                <w:b/>
                <w:sz w:val="18"/>
                <w:szCs w:val="18"/>
                <w:lang w:eastAsia="en-GB"/>
              </w:rPr>
              <w:t xml:space="preserve"> Marks]</w:t>
            </w:r>
          </w:p>
          <w:p w14:paraId="5E22D75C" w14:textId="27A1BF15" w:rsidR="00323575" w:rsidRPr="003552FD" w:rsidRDefault="00323575" w:rsidP="000B604D">
            <w:pPr>
              <w:rPr>
                <w:rFonts w:eastAsia="DengXian" w:cs="Calibri Light"/>
                <w:b/>
                <w:sz w:val="18"/>
                <w:szCs w:val="18"/>
                <w:lang w:eastAsia="en-GB"/>
              </w:rPr>
            </w:pPr>
            <w:r w:rsidRPr="003552FD">
              <w:rPr>
                <w:rFonts w:eastAsia="DengXian" w:cs="Arial"/>
                <w:sz w:val="18"/>
                <w:szCs w:val="18"/>
              </w:rPr>
              <w:t xml:space="preserve">Very </w:t>
            </w:r>
            <w:r>
              <w:rPr>
                <w:rFonts w:eastAsia="DengXian" w:cs="Arial"/>
                <w:sz w:val="18"/>
                <w:szCs w:val="18"/>
              </w:rPr>
              <w:t>G</w:t>
            </w:r>
            <w:r w:rsidRPr="003552FD">
              <w:rPr>
                <w:rFonts w:eastAsia="DengXian" w:cs="Arial"/>
                <w:sz w:val="18"/>
                <w:szCs w:val="18"/>
              </w:rPr>
              <w:t>ood</w:t>
            </w:r>
            <w:r>
              <w:rPr>
                <w:rFonts w:eastAsia="DengXian" w:cs="Arial"/>
                <w:sz w:val="18"/>
                <w:szCs w:val="18"/>
              </w:rPr>
              <w:t xml:space="preserve"> Review and Reflection</w:t>
            </w:r>
            <w:r w:rsidRPr="003552FD">
              <w:rPr>
                <w:rFonts w:eastAsia="DengXian" w:cs="Arial"/>
                <w:sz w:val="18"/>
                <w:szCs w:val="18"/>
              </w:rPr>
              <w:t xml:space="preserve"> that </w:t>
            </w:r>
            <w:r w:rsidR="000B604D">
              <w:rPr>
                <w:rFonts w:eastAsia="DengXian" w:cs="Arial"/>
                <w:sz w:val="18"/>
                <w:szCs w:val="18"/>
              </w:rPr>
              <w:t>covers</w:t>
            </w:r>
            <w:r w:rsidRPr="003552FD">
              <w:rPr>
                <w:rFonts w:eastAsia="DengXian" w:cs="Arial"/>
                <w:sz w:val="18"/>
                <w:szCs w:val="18"/>
              </w:rPr>
              <w:t xml:space="preserve"> </w:t>
            </w:r>
            <w:r w:rsidR="0057388C">
              <w:rPr>
                <w:rFonts w:eastAsia="DengXian" w:cs="Arial"/>
                <w:sz w:val="18"/>
                <w:szCs w:val="18"/>
              </w:rPr>
              <w:t>many</w:t>
            </w:r>
            <w:r w:rsidR="0057388C" w:rsidRPr="003552FD">
              <w:rPr>
                <w:rFonts w:eastAsia="DengXian" w:cs="Arial"/>
                <w:sz w:val="18"/>
                <w:szCs w:val="18"/>
              </w:rPr>
              <w:t xml:space="preserve"> </w:t>
            </w:r>
            <w:r w:rsidRPr="003552FD">
              <w:rPr>
                <w:rFonts w:eastAsia="DengXian" w:cs="Arial"/>
                <w:sz w:val="18"/>
                <w:szCs w:val="18"/>
              </w:rPr>
              <w:t>required elements.</w:t>
            </w:r>
          </w:p>
        </w:tc>
        <w:tc>
          <w:tcPr>
            <w:tcW w:w="2268" w:type="dxa"/>
          </w:tcPr>
          <w:p w14:paraId="07913EB0"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Good</w:t>
            </w:r>
          </w:p>
          <w:p w14:paraId="6A1E960A" w14:textId="5CD187AA"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w:t>
            </w:r>
            <w:r>
              <w:rPr>
                <w:rFonts w:eastAsia="DengXian" w:cs="Calibri Light"/>
                <w:b/>
                <w:sz w:val="18"/>
                <w:szCs w:val="18"/>
                <w:lang w:eastAsia="en-GB"/>
              </w:rPr>
              <w:t>5</w:t>
            </w:r>
            <w:r w:rsidRPr="003552FD">
              <w:rPr>
                <w:rFonts w:eastAsia="DengXian" w:cs="Calibri Light"/>
                <w:b/>
                <w:sz w:val="18"/>
                <w:szCs w:val="18"/>
                <w:lang w:eastAsia="en-GB"/>
              </w:rPr>
              <w:t xml:space="preserve"> Marks]</w:t>
            </w:r>
          </w:p>
          <w:p w14:paraId="79ACC4B4" w14:textId="2BDF5BA2" w:rsidR="00323575" w:rsidRPr="003552FD" w:rsidRDefault="00323575" w:rsidP="000B604D">
            <w:pPr>
              <w:rPr>
                <w:rFonts w:eastAsia="DengXian" w:cs="Calibri Light"/>
                <w:b/>
                <w:sz w:val="18"/>
                <w:szCs w:val="18"/>
                <w:lang w:eastAsia="en-GB"/>
              </w:rPr>
            </w:pPr>
            <w:r w:rsidRPr="003552FD">
              <w:rPr>
                <w:rFonts w:eastAsia="DengXian" w:cs="Arial"/>
                <w:sz w:val="18"/>
                <w:szCs w:val="18"/>
              </w:rPr>
              <w:t>Good</w:t>
            </w:r>
            <w:r>
              <w:rPr>
                <w:rFonts w:eastAsia="DengXian" w:cs="Arial"/>
                <w:sz w:val="18"/>
                <w:szCs w:val="18"/>
              </w:rPr>
              <w:t xml:space="preserve"> Review and Reflection</w:t>
            </w:r>
            <w:r w:rsidRPr="003552FD">
              <w:rPr>
                <w:rFonts w:eastAsia="DengXian" w:cs="Arial"/>
                <w:sz w:val="18"/>
                <w:szCs w:val="18"/>
              </w:rPr>
              <w:t xml:space="preserve"> that</w:t>
            </w:r>
            <w:r w:rsidR="000B604D">
              <w:rPr>
                <w:rFonts w:eastAsia="DengXian" w:cs="Arial"/>
                <w:sz w:val="18"/>
                <w:szCs w:val="18"/>
              </w:rPr>
              <w:t xml:space="preserve"> covers</w:t>
            </w:r>
            <w:r w:rsidRPr="003552FD">
              <w:rPr>
                <w:rFonts w:eastAsia="DengXian" w:cs="Arial"/>
                <w:sz w:val="18"/>
                <w:szCs w:val="18"/>
              </w:rPr>
              <w:t xml:space="preserve"> </w:t>
            </w:r>
            <w:r>
              <w:rPr>
                <w:rFonts w:eastAsia="DengXian" w:cs="Arial"/>
                <w:sz w:val="18"/>
                <w:szCs w:val="18"/>
              </w:rPr>
              <w:t>key</w:t>
            </w:r>
            <w:r w:rsidRPr="003552FD">
              <w:rPr>
                <w:rFonts w:eastAsia="DengXian" w:cs="Arial"/>
                <w:sz w:val="18"/>
                <w:szCs w:val="18"/>
              </w:rPr>
              <w:t xml:space="preserve"> required elements.</w:t>
            </w:r>
          </w:p>
        </w:tc>
        <w:tc>
          <w:tcPr>
            <w:tcW w:w="2268" w:type="dxa"/>
          </w:tcPr>
          <w:p w14:paraId="64D3A605"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Basic</w:t>
            </w:r>
          </w:p>
          <w:p w14:paraId="2694F18C" w14:textId="77615112"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w:t>
            </w:r>
            <w:r>
              <w:rPr>
                <w:rFonts w:eastAsia="DengXian" w:cs="Calibri Light"/>
                <w:b/>
                <w:sz w:val="18"/>
                <w:szCs w:val="18"/>
                <w:lang w:eastAsia="en-GB"/>
              </w:rPr>
              <w:t>4</w:t>
            </w:r>
            <w:r w:rsidRPr="003552FD">
              <w:rPr>
                <w:rFonts w:eastAsia="DengXian" w:cs="Calibri Light"/>
                <w:b/>
                <w:sz w:val="18"/>
                <w:szCs w:val="18"/>
                <w:lang w:eastAsia="en-GB"/>
              </w:rPr>
              <w:t xml:space="preserve"> Marks]</w:t>
            </w:r>
          </w:p>
          <w:p w14:paraId="740316E3" w14:textId="68A63C1A" w:rsidR="00323575" w:rsidRPr="003552FD" w:rsidRDefault="00323575" w:rsidP="000B604D">
            <w:pPr>
              <w:rPr>
                <w:rFonts w:eastAsia="DengXian" w:cs="Calibri Light"/>
                <w:b/>
                <w:sz w:val="18"/>
                <w:szCs w:val="18"/>
                <w:lang w:eastAsia="en-GB"/>
              </w:rPr>
            </w:pPr>
            <w:r w:rsidRPr="003552FD">
              <w:rPr>
                <w:rFonts w:eastAsia="DengXian" w:cs="Arial"/>
                <w:sz w:val="18"/>
                <w:szCs w:val="18"/>
              </w:rPr>
              <w:t>Basic</w:t>
            </w:r>
            <w:r>
              <w:rPr>
                <w:rFonts w:eastAsia="DengXian" w:cs="Arial"/>
                <w:sz w:val="18"/>
                <w:szCs w:val="18"/>
              </w:rPr>
              <w:t xml:space="preserve"> Review and Reflection</w:t>
            </w:r>
            <w:r w:rsidRPr="003552FD">
              <w:rPr>
                <w:rFonts w:eastAsia="DengXian" w:cs="Arial"/>
                <w:sz w:val="18"/>
                <w:szCs w:val="18"/>
              </w:rPr>
              <w:t xml:space="preserve"> that </w:t>
            </w:r>
            <w:r w:rsidR="000B604D">
              <w:rPr>
                <w:rFonts w:eastAsia="DengXian" w:cs="Arial"/>
                <w:sz w:val="18"/>
                <w:szCs w:val="18"/>
              </w:rPr>
              <w:t>covers</w:t>
            </w:r>
            <w:r w:rsidRPr="003552FD">
              <w:rPr>
                <w:rFonts w:eastAsia="DengXian" w:cs="Arial"/>
                <w:sz w:val="18"/>
                <w:szCs w:val="18"/>
              </w:rPr>
              <w:t xml:space="preserve"> </w:t>
            </w:r>
            <w:r>
              <w:rPr>
                <w:rFonts w:eastAsia="DengXian" w:cs="Arial"/>
                <w:sz w:val="18"/>
                <w:szCs w:val="18"/>
              </w:rPr>
              <w:t>some</w:t>
            </w:r>
            <w:r w:rsidRPr="003552FD">
              <w:rPr>
                <w:rFonts w:eastAsia="DengXian" w:cs="Arial"/>
                <w:sz w:val="18"/>
                <w:szCs w:val="18"/>
              </w:rPr>
              <w:t xml:space="preserve"> required elements.</w:t>
            </w:r>
          </w:p>
        </w:tc>
        <w:tc>
          <w:tcPr>
            <w:tcW w:w="2268" w:type="dxa"/>
          </w:tcPr>
          <w:p w14:paraId="0A6C115A"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Poor</w:t>
            </w:r>
          </w:p>
          <w:p w14:paraId="6EE25CA5" w14:textId="3E41BA93"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 xml:space="preserve">[0 to </w:t>
            </w:r>
            <w:r>
              <w:rPr>
                <w:rFonts w:eastAsia="DengXian" w:cs="Calibri Light"/>
                <w:b/>
                <w:sz w:val="18"/>
                <w:szCs w:val="18"/>
                <w:lang w:eastAsia="en-GB"/>
              </w:rPr>
              <w:t>3</w:t>
            </w:r>
            <w:r w:rsidRPr="003552FD">
              <w:rPr>
                <w:rFonts w:eastAsia="DengXian" w:cs="Calibri Light"/>
                <w:b/>
                <w:sz w:val="18"/>
                <w:szCs w:val="18"/>
                <w:lang w:eastAsia="en-GB"/>
              </w:rPr>
              <w:t xml:space="preserve"> Marks]</w:t>
            </w:r>
          </w:p>
          <w:p w14:paraId="3591F914" w14:textId="45A48BC2" w:rsidR="00323575" w:rsidRPr="003552FD" w:rsidRDefault="00323575" w:rsidP="000B604D">
            <w:pPr>
              <w:rPr>
                <w:rFonts w:eastAsia="DengXian" w:cs="Calibri Light"/>
                <w:b/>
                <w:sz w:val="18"/>
                <w:szCs w:val="18"/>
                <w:lang w:eastAsia="en-GB"/>
              </w:rPr>
            </w:pPr>
            <w:r w:rsidRPr="003552FD">
              <w:rPr>
                <w:rFonts w:eastAsia="DengXian" w:cs="Arial"/>
                <w:sz w:val="18"/>
                <w:szCs w:val="18"/>
              </w:rPr>
              <w:t xml:space="preserve">Poor </w:t>
            </w:r>
            <w:r>
              <w:rPr>
                <w:rFonts w:eastAsia="DengXian" w:cs="Arial"/>
                <w:sz w:val="18"/>
                <w:szCs w:val="18"/>
              </w:rPr>
              <w:t>Review and Reflection</w:t>
            </w:r>
            <w:r w:rsidRPr="003552FD">
              <w:rPr>
                <w:rFonts w:eastAsia="DengXian" w:cs="Arial"/>
                <w:sz w:val="18"/>
                <w:szCs w:val="18"/>
              </w:rPr>
              <w:t xml:space="preserve"> that </w:t>
            </w:r>
            <w:r w:rsidR="000B604D">
              <w:rPr>
                <w:rFonts w:eastAsia="DengXian" w:cs="Arial"/>
                <w:sz w:val="18"/>
                <w:szCs w:val="18"/>
              </w:rPr>
              <w:t>covers</w:t>
            </w:r>
            <w:r w:rsidRPr="003552FD">
              <w:rPr>
                <w:rFonts w:eastAsia="DengXian" w:cs="Arial"/>
                <w:sz w:val="18"/>
                <w:szCs w:val="18"/>
              </w:rPr>
              <w:t xml:space="preserve"> </w:t>
            </w:r>
            <w:r>
              <w:rPr>
                <w:rFonts w:eastAsia="DengXian" w:cs="Arial"/>
                <w:sz w:val="18"/>
                <w:szCs w:val="18"/>
              </w:rPr>
              <w:t>a few</w:t>
            </w:r>
            <w:r w:rsidRPr="003552FD">
              <w:rPr>
                <w:rFonts w:eastAsia="DengXian" w:cs="Arial"/>
                <w:sz w:val="18"/>
                <w:szCs w:val="18"/>
              </w:rPr>
              <w:t xml:space="preserve"> required elements.</w:t>
            </w:r>
          </w:p>
        </w:tc>
      </w:tr>
      <w:tr w:rsidR="00323575" w:rsidRPr="003552FD" w14:paraId="0B05FF80" w14:textId="77777777" w:rsidTr="076C3CC0">
        <w:trPr>
          <w:cantSplit/>
        </w:trPr>
        <w:tc>
          <w:tcPr>
            <w:tcW w:w="1531" w:type="dxa"/>
          </w:tcPr>
          <w:p w14:paraId="4C0BCCDD" w14:textId="220A3A45" w:rsidR="00323575" w:rsidRPr="003552FD" w:rsidRDefault="00323575" w:rsidP="00323575">
            <w:pPr>
              <w:rPr>
                <w:rFonts w:eastAsia="DengXian" w:cs="Arial"/>
                <w:b/>
                <w:bCs/>
                <w:sz w:val="18"/>
                <w:szCs w:val="18"/>
              </w:rPr>
            </w:pPr>
            <w:r w:rsidRPr="003552FD">
              <w:rPr>
                <w:rFonts w:eastAsia="DengXian" w:cs="Arial"/>
                <w:b/>
                <w:bCs/>
                <w:sz w:val="18"/>
                <w:szCs w:val="18"/>
              </w:rPr>
              <w:t xml:space="preserve">Task </w:t>
            </w:r>
            <w:r>
              <w:rPr>
                <w:rFonts w:eastAsia="DengXian" w:cs="Arial"/>
                <w:b/>
                <w:bCs/>
                <w:sz w:val="18"/>
                <w:szCs w:val="18"/>
              </w:rPr>
              <w:t>5</w:t>
            </w:r>
          </w:p>
          <w:p w14:paraId="7BBF25F4" w14:textId="492817FF" w:rsidR="00323575" w:rsidRPr="003552FD" w:rsidRDefault="00C50D8B" w:rsidP="00323575">
            <w:pPr>
              <w:rPr>
                <w:rFonts w:eastAsia="DengXian" w:cs="Arial"/>
                <w:b/>
                <w:bCs/>
                <w:sz w:val="18"/>
                <w:szCs w:val="18"/>
              </w:rPr>
            </w:pPr>
            <w:r>
              <w:rPr>
                <w:rFonts w:eastAsia="DengXian" w:cs="Arial"/>
                <w:b/>
                <w:bCs/>
                <w:sz w:val="18"/>
                <w:szCs w:val="18"/>
              </w:rPr>
              <w:t>Academic Conventions</w:t>
            </w:r>
          </w:p>
          <w:p w14:paraId="6F200284" w14:textId="77777777" w:rsidR="00323575" w:rsidRPr="003552FD" w:rsidRDefault="00323575" w:rsidP="00323575">
            <w:pPr>
              <w:rPr>
                <w:rFonts w:eastAsia="DengXian" w:cs="Arial"/>
                <w:b/>
                <w:bCs/>
                <w:sz w:val="18"/>
                <w:szCs w:val="18"/>
              </w:rPr>
            </w:pPr>
            <w:r w:rsidRPr="003552FD">
              <w:rPr>
                <w:rFonts w:eastAsia="DengXian" w:cs="Arial"/>
                <w:b/>
                <w:bCs/>
                <w:sz w:val="18"/>
                <w:szCs w:val="18"/>
              </w:rPr>
              <w:t>[10 marks]</w:t>
            </w:r>
          </w:p>
        </w:tc>
        <w:tc>
          <w:tcPr>
            <w:tcW w:w="2268" w:type="dxa"/>
          </w:tcPr>
          <w:p w14:paraId="3A0D6BFA"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Outstanding</w:t>
            </w:r>
          </w:p>
          <w:p w14:paraId="2FF4308F"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[8 to 10 Marks]</w:t>
            </w:r>
          </w:p>
          <w:p w14:paraId="45F7B684" w14:textId="43CC7CEA"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 xml:space="preserve">Outstanding </w:t>
            </w:r>
            <w:r w:rsidR="004114BE">
              <w:rPr>
                <w:rFonts w:eastAsia="DengXian" w:cs="Calibri Light"/>
                <w:sz w:val="18"/>
                <w:szCs w:val="18"/>
                <w:lang w:eastAsia="en-GB"/>
              </w:rPr>
              <w:t>P</w:t>
            </w:r>
            <w:r w:rsidRPr="003552FD">
              <w:rPr>
                <w:rFonts w:eastAsia="DengXian" w:cs="Calibri Light"/>
                <w:sz w:val="18"/>
                <w:szCs w:val="18"/>
                <w:lang w:eastAsia="en-GB"/>
              </w:rPr>
              <w:t>resentation</w:t>
            </w:r>
            <w:r>
              <w:rPr>
                <w:rFonts w:eastAsia="DengXian" w:cs="Calibri Light"/>
                <w:sz w:val="18"/>
                <w:szCs w:val="18"/>
                <w:lang w:eastAsia="en-GB"/>
              </w:rPr>
              <w:t xml:space="preserve"> </w:t>
            </w:r>
            <w:r w:rsidR="000140A8">
              <w:rPr>
                <w:rFonts w:eastAsia="DengXian" w:cs="Calibri Light"/>
                <w:sz w:val="18"/>
                <w:szCs w:val="18"/>
                <w:lang w:eastAsia="en-GB"/>
              </w:rPr>
              <w:t xml:space="preserve">of </w:t>
            </w:r>
            <w:r w:rsidR="004114BE">
              <w:rPr>
                <w:rFonts w:eastAsia="DengXian" w:cs="Calibri Light"/>
                <w:sz w:val="18"/>
                <w:szCs w:val="18"/>
                <w:lang w:eastAsia="en-GB"/>
              </w:rPr>
              <w:t xml:space="preserve">documentation, </w:t>
            </w:r>
            <w:r w:rsidR="000140A8">
              <w:rPr>
                <w:rFonts w:eastAsia="DengXian" w:cs="Calibri Light"/>
                <w:sz w:val="18"/>
                <w:szCs w:val="18"/>
                <w:lang w:eastAsia="en-GB"/>
              </w:rPr>
              <w:t>code and program output</w:t>
            </w:r>
            <w:r>
              <w:rPr>
                <w:rFonts w:eastAsia="DengXian" w:cs="Calibri Light"/>
                <w:sz w:val="18"/>
                <w:szCs w:val="18"/>
                <w:lang w:eastAsia="en-GB"/>
              </w:rPr>
              <w:t xml:space="preserve"> </w:t>
            </w:r>
            <w:r w:rsidR="004114BE">
              <w:rPr>
                <w:rFonts w:eastAsia="DengXian" w:cs="Calibri Light"/>
                <w:sz w:val="18"/>
                <w:szCs w:val="18"/>
                <w:lang w:eastAsia="en-GB"/>
              </w:rPr>
              <w:t>that</w:t>
            </w:r>
            <w:r>
              <w:rPr>
                <w:rFonts w:eastAsia="DengXian" w:cs="Calibri Light"/>
                <w:sz w:val="18"/>
                <w:szCs w:val="18"/>
                <w:lang w:eastAsia="en-GB"/>
              </w:rPr>
              <w:t xml:space="preserve"> meets all required elements.</w:t>
            </w:r>
            <w:r w:rsidR="000140A8">
              <w:rPr>
                <w:rFonts w:eastAsia="DengXian" w:cs="Calibri Light"/>
                <w:sz w:val="18"/>
                <w:szCs w:val="18"/>
                <w:lang w:eastAsia="en-GB"/>
              </w:rPr>
              <w:t xml:space="preserve"> </w:t>
            </w:r>
            <w:r w:rsidR="00C50D8B" w:rsidRPr="00C50D8B">
              <w:rPr>
                <w:rFonts w:eastAsia="DengXian" w:cs="Calibri Light"/>
                <w:sz w:val="18"/>
                <w:szCs w:val="18"/>
                <w:lang w:eastAsia="en-GB"/>
              </w:rPr>
              <w:t>Consistently accurate and assured use of academic conventions.</w:t>
            </w:r>
            <w:r w:rsidR="000140A8">
              <w:rPr>
                <w:rFonts w:eastAsia="DengXian" w:cs="Calibri Light"/>
                <w:sz w:val="18"/>
                <w:szCs w:val="18"/>
                <w:lang w:eastAsia="en-GB"/>
              </w:rPr>
              <w:t>.</w:t>
            </w:r>
          </w:p>
        </w:tc>
        <w:tc>
          <w:tcPr>
            <w:tcW w:w="2268" w:type="dxa"/>
          </w:tcPr>
          <w:p w14:paraId="4B21B441"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Excellent</w:t>
            </w:r>
          </w:p>
          <w:p w14:paraId="670CF455"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[7 Marks]</w:t>
            </w:r>
          </w:p>
          <w:p w14:paraId="77064F18" w14:textId="6E726CD0"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 xml:space="preserve">Excellent </w:t>
            </w:r>
            <w:r w:rsidR="004114BE">
              <w:rPr>
                <w:rFonts w:eastAsia="DengXian" w:cs="Calibri Light"/>
                <w:sz w:val="18"/>
                <w:szCs w:val="18"/>
                <w:lang w:eastAsia="en-GB"/>
              </w:rPr>
              <w:t>Pr</w:t>
            </w:r>
            <w:r w:rsidRPr="003552FD">
              <w:rPr>
                <w:rFonts w:eastAsia="DengXian" w:cs="Calibri Light"/>
                <w:sz w:val="18"/>
                <w:szCs w:val="18"/>
                <w:lang w:eastAsia="en-GB"/>
              </w:rPr>
              <w:t>esentation</w:t>
            </w:r>
            <w:r w:rsidR="000140A8">
              <w:rPr>
                <w:rFonts w:eastAsia="DengXian" w:cs="Calibri Light"/>
                <w:sz w:val="18"/>
                <w:szCs w:val="18"/>
                <w:lang w:eastAsia="en-GB"/>
              </w:rPr>
              <w:t xml:space="preserve"> of </w:t>
            </w:r>
            <w:r w:rsidR="004114BE">
              <w:rPr>
                <w:rFonts w:eastAsia="DengXian" w:cs="Calibri Light"/>
                <w:sz w:val="18"/>
                <w:szCs w:val="18"/>
                <w:lang w:eastAsia="en-GB"/>
              </w:rPr>
              <w:t xml:space="preserve">documentation, </w:t>
            </w:r>
            <w:r w:rsidR="000140A8">
              <w:rPr>
                <w:rFonts w:eastAsia="DengXian" w:cs="Calibri Light"/>
                <w:sz w:val="18"/>
                <w:szCs w:val="18"/>
                <w:lang w:eastAsia="en-GB"/>
              </w:rPr>
              <w:t>code and program output</w:t>
            </w:r>
            <w:r w:rsidRPr="003552FD">
              <w:rPr>
                <w:rFonts w:eastAsia="DengXian" w:cs="Calibri Light"/>
                <w:sz w:val="18"/>
                <w:szCs w:val="18"/>
                <w:lang w:eastAsia="en-GB"/>
              </w:rPr>
              <w:t xml:space="preserve"> </w:t>
            </w:r>
            <w:r w:rsidR="004114BE">
              <w:rPr>
                <w:rFonts w:eastAsia="DengXian" w:cs="Calibri Light"/>
                <w:sz w:val="18"/>
                <w:szCs w:val="18"/>
                <w:lang w:eastAsia="en-GB"/>
              </w:rPr>
              <w:t xml:space="preserve">that </w:t>
            </w:r>
            <w:r w:rsidRPr="003552FD">
              <w:rPr>
                <w:rFonts w:eastAsia="DengXian" w:cs="Calibri Light"/>
                <w:sz w:val="18"/>
                <w:szCs w:val="18"/>
                <w:lang w:eastAsia="en-GB"/>
              </w:rPr>
              <w:t xml:space="preserve">meets </w:t>
            </w:r>
            <w:r>
              <w:rPr>
                <w:rFonts w:eastAsia="DengXian" w:cs="Calibri Light"/>
                <w:sz w:val="18"/>
                <w:szCs w:val="18"/>
                <w:lang w:eastAsia="en-GB"/>
              </w:rPr>
              <w:t xml:space="preserve">almost </w:t>
            </w:r>
            <w:r w:rsidRPr="003552FD">
              <w:rPr>
                <w:rFonts w:eastAsia="DengXian" w:cs="Calibri Light"/>
                <w:sz w:val="18"/>
                <w:szCs w:val="18"/>
                <w:lang w:eastAsia="en-GB"/>
              </w:rPr>
              <w:t>all required elements</w:t>
            </w:r>
            <w:r>
              <w:rPr>
                <w:rFonts w:eastAsia="DengXian" w:cs="Calibri Light"/>
                <w:sz w:val="18"/>
                <w:szCs w:val="18"/>
                <w:lang w:eastAsia="en-GB"/>
              </w:rPr>
              <w:t>.</w:t>
            </w:r>
            <w:r w:rsidR="000140A8">
              <w:rPr>
                <w:rFonts w:eastAsia="DengXian" w:cs="Calibri Light"/>
                <w:sz w:val="18"/>
                <w:szCs w:val="18"/>
                <w:lang w:eastAsia="en-GB"/>
              </w:rPr>
              <w:t xml:space="preserve"> </w:t>
            </w:r>
            <w:r w:rsidR="00C50D8B" w:rsidRPr="00C50D8B">
              <w:rPr>
                <w:rFonts w:eastAsia="DengXian" w:cs="Calibri Light"/>
                <w:sz w:val="18"/>
                <w:szCs w:val="18"/>
                <w:lang w:eastAsia="en-GB"/>
              </w:rPr>
              <w:t>Consistently accurate use of academic conventions.</w:t>
            </w:r>
          </w:p>
        </w:tc>
        <w:tc>
          <w:tcPr>
            <w:tcW w:w="2268" w:type="dxa"/>
          </w:tcPr>
          <w:p w14:paraId="48155357"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Very Good</w:t>
            </w:r>
          </w:p>
          <w:p w14:paraId="752B01C0"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[6 Marks]</w:t>
            </w:r>
          </w:p>
          <w:p w14:paraId="0DEF1817" w14:textId="59B4D123"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 xml:space="preserve">Very </w:t>
            </w:r>
            <w:r>
              <w:rPr>
                <w:rFonts w:eastAsia="DengXian" w:cs="Calibri Light"/>
                <w:sz w:val="18"/>
                <w:szCs w:val="18"/>
                <w:lang w:eastAsia="en-GB"/>
              </w:rPr>
              <w:t>G</w:t>
            </w:r>
            <w:r w:rsidRPr="003552FD">
              <w:rPr>
                <w:rFonts w:eastAsia="DengXian" w:cs="Calibri Light"/>
                <w:sz w:val="18"/>
                <w:szCs w:val="18"/>
                <w:lang w:eastAsia="en-GB"/>
              </w:rPr>
              <w:t xml:space="preserve">ood </w:t>
            </w:r>
            <w:r w:rsidR="004114BE">
              <w:rPr>
                <w:rFonts w:eastAsia="DengXian" w:cs="Calibri Light"/>
                <w:sz w:val="18"/>
                <w:szCs w:val="18"/>
                <w:lang w:eastAsia="en-GB"/>
              </w:rPr>
              <w:t>P</w:t>
            </w:r>
            <w:r w:rsidRPr="003552FD">
              <w:rPr>
                <w:rFonts w:eastAsia="DengXian" w:cs="Calibri Light"/>
                <w:sz w:val="18"/>
                <w:szCs w:val="18"/>
                <w:lang w:eastAsia="en-GB"/>
              </w:rPr>
              <w:t xml:space="preserve">resentation </w:t>
            </w:r>
            <w:r w:rsidR="000140A8">
              <w:rPr>
                <w:rFonts w:eastAsia="DengXian" w:cs="Calibri Light"/>
                <w:sz w:val="18"/>
                <w:szCs w:val="18"/>
                <w:lang w:eastAsia="en-GB"/>
              </w:rPr>
              <w:t xml:space="preserve">of </w:t>
            </w:r>
            <w:r w:rsidR="004114BE">
              <w:rPr>
                <w:rFonts w:eastAsia="DengXian" w:cs="Calibri Light"/>
                <w:sz w:val="18"/>
                <w:szCs w:val="18"/>
                <w:lang w:eastAsia="en-GB"/>
              </w:rPr>
              <w:t xml:space="preserve">documentation, </w:t>
            </w:r>
            <w:r w:rsidR="000140A8">
              <w:rPr>
                <w:rFonts w:eastAsia="DengXian" w:cs="Calibri Light"/>
                <w:sz w:val="18"/>
                <w:szCs w:val="18"/>
                <w:lang w:eastAsia="en-GB"/>
              </w:rPr>
              <w:t>code and program output</w:t>
            </w:r>
            <w:r w:rsidRPr="003552FD">
              <w:rPr>
                <w:rFonts w:eastAsia="DengXian" w:cs="Calibri Light"/>
                <w:sz w:val="18"/>
                <w:szCs w:val="18"/>
                <w:lang w:eastAsia="en-GB"/>
              </w:rPr>
              <w:t xml:space="preserve"> </w:t>
            </w:r>
            <w:r w:rsidR="004114BE">
              <w:rPr>
                <w:rFonts w:eastAsia="DengXian" w:cs="Calibri Light"/>
                <w:sz w:val="18"/>
                <w:szCs w:val="18"/>
                <w:lang w:eastAsia="en-GB"/>
              </w:rPr>
              <w:t xml:space="preserve">that </w:t>
            </w:r>
            <w:r w:rsidRPr="003552FD">
              <w:rPr>
                <w:rFonts w:eastAsia="DengXian" w:cs="Calibri Light"/>
                <w:sz w:val="18"/>
                <w:szCs w:val="18"/>
                <w:lang w:eastAsia="en-GB"/>
              </w:rPr>
              <w:t xml:space="preserve">meets </w:t>
            </w:r>
            <w:r>
              <w:rPr>
                <w:rFonts w:eastAsia="DengXian" w:cs="Calibri Light"/>
                <w:sz w:val="18"/>
                <w:szCs w:val="18"/>
                <w:lang w:eastAsia="en-GB"/>
              </w:rPr>
              <w:t>most</w:t>
            </w:r>
            <w:r w:rsidRPr="003552FD">
              <w:rPr>
                <w:rFonts w:eastAsia="DengXian" w:cs="Calibri Light"/>
                <w:sz w:val="18"/>
                <w:szCs w:val="18"/>
                <w:lang w:eastAsia="en-GB"/>
              </w:rPr>
              <w:t xml:space="preserve"> required elements</w:t>
            </w:r>
            <w:r>
              <w:rPr>
                <w:rFonts w:eastAsia="DengXian" w:cs="Calibri Light"/>
                <w:sz w:val="18"/>
                <w:szCs w:val="18"/>
                <w:lang w:eastAsia="en-GB"/>
              </w:rPr>
              <w:t>.</w:t>
            </w:r>
            <w:r w:rsidR="000140A8">
              <w:rPr>
                <w:rFonts w:eastAsia="DengXian" w:cs="Calibri Light"/>
                <w:sz w:val="18"/>
                <w:szCs w:val="18"/>
                <w:lang w:eastAsia="en-GB"/>
              </w:rPr>
              <w:t xml:space="preserve"> </w:t>
            </w:r>
            <w:r w:rsidR="00C50D8B">
              <w:rPr>
                <w:rFonts w:eastAsia="DengXian" w:cs="Calibri Light"/>
                <w:sz w:val="18"/>
                <w:szCs w:val="18"/>
                <w:lang w:eastAsia="en-GB"/>
              </w:rPr>
              <w:t>Very g</w:t>
            </w:r>
            <w:r w:rsidR="00C50D8B" w:rsidRPr="00C50D8B">
              <w:rPr>
                <w:rFonts w:eastAsia="DengXian" w:cs="Calibri Light"/>
                <w:sz w:val="18"/>
                <w:szCs w:val="18"/>
                <w:lang w:eastAsia="en-GB"/>
              </w:rPr>
              <w:t>ood use of academic conventions</w:t>
            </w:r>
          </w:p>
        </w:tc>
        <w:tc>
          <w:tcPr>
            <w:tcW w:w="2268" w:type="dxa"/>
          </w:tcPr>
          <w:p w14:paraId="287BEF37"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Good</w:t>
            </w:r>
          </w:p>
          <w:p w14:paraId="3594E80C"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[5 Marks]</w:t>
            </w:r>
          </w:p>
          <w:p w14:paraId="2C96F0BF" w14:textId="5B584B34"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Good</w:t>
            </w:r>
            <w:r w:rsidR="004114BE">
              <w:rPr>
                <w:rFonts w:eastAsia="DengXian" w:cs="Calibri Light"/>
                <w:sz w:val="18"/>
                <w:szCs w:val="18"/>
                <w:lang w:eastAsia="en-GB"/>
              </w:rPr>
              <w:t xml:space="preserve"> P</w:t>
            </w:r>
            <w:r w:rsidRPr="003552FD">
              <w:rPr>
                <w:rFonts w:eastAsia="DengXian" w:cs="Calibri Light"/>
                <w:sz w:val="18"/>
                <w:szCs w:val="18"/>
                <w:lang w:eastAsia="en-GB"/>
              </w:rPr>
              <w:t xml:space="preserve">resentation </w:t>
            </w:r>
            <w:r w:rsidR="000140A8">
              <w:rPr>
                <w:rFonts w:eastAsia="DengXian" w:cs="Calibri Light"/>
                <w:sz w:val="18"/>
                <w:szCs w:val="18"/>
                <w:lang w:eastAsia="en-GB"/>
              </w:rPr>
              <w:t xml:space="preserve">of </w:t>
            </w:r>
            <w:r w:rsidR="004114BE">
              <w:rPr>
                <w:rFonts w:eastAsia="DengXian" w:cs="Calibri Light"/>
                <w:sz w:val="18"/>
                <w:szCs w:val="18"/>
                <w:lang w:eastAsia="en-GB"/>
              </w:rPr>
              <w:t xml:space="preserve">documentation, </w:t>
            </w:r>
            <w:r w:rsidR="000140A8">
              <w:rPr>
                <w:rFonts w:eastAsia="DengXian" w:cs="Calibri Light"/>
                <w:sz w:val="18"/>
                <w:szCs w:val="18"/>
                <w:lang w:eastAsia="en-GB"/>
              </w:rPr>
              <w:t>code and program output</w:t>
            </w:r>
            <w:r w:rsidR="004114BE">
              <w:rPr>
                <w:rFonts w:eastAsia="DengXian" w:cs="Calibri Light"/>
                <w:sz w:val="18"/>
                <w:szCs w:val="18"/>
                <w:lang w:eastAsia="en-GB"/>
              </w:rPr>
              <w:t xml:space="preserve"> that </w:t>
            </w:r>
            <w:r w:rsidRPr="003552FD">
              <w:rPr>
                <w:rFonts w:eastAsia="DengXian" w:cs="Calibri Light"/>
                <w:sz w:val="18"/>
                <w:szCs w:val="18"/>
                <w:lang w:eastAsia="en-GB"/>
              </w:rPr>
              <w:t xml:space="preserve">meets </w:t>
            </w:r>
            <w:r>
              <w:rPr>
                <w:rFonts w:eastAsia="DengXian" w:cs="Calibri Light"/>
                <w:sz w:val="18"/>
                <w:szCs w:val="18"/>
                <w:lang w:eastAsia="en-GB"/>
              </w:rPr>
              <w:t>key</w:t>
            </w:r>
            <w:r w:rsidRPr="003552FD">
              <w:rPr>
                <w:rFonts w:eastAsia="DengXian" w:cs="Calibri Light"/>
                <w:sz w:val="18"/>
                <w:szCs w:val="18"/>
                <w:lang w:eastAsia="en-GB"/>
              </w:rPr>
              <w:t xml:space="preserve"> required elements</w:t>
            </w:r>
            <w:r>
              <w:rPr>
                <w:rFonts w:eastAsia="DengXian" w:cs="Calibri Light"/>
                <w:sz w:val="18"/>
                <w:szCs w:val="18"/>
                <w:lang w:eastAsia="en-GB"/>
              </w:rPr>
              <w:t>.</w:t>
            </w:r>
            <w:r w:rsidR="00F00FC0">
              <w:rPr>
                <w:rFonts w:eastAsia="DengXian" w:cs="Calibri Light"/>
                <w:sz w:val="18"/>
                <w:szCs w:val="18"/>
                <w:lang w:eastAsia="en-GB"/>
              </w:rPr>
              <w:t xml:space="preserve"> </w:t>
            </w:r>
            <w:r w:rsidR="00C50D8B" w:rsidRPr="00C50D8B">
              <w:rPr>
                <w:rFonts w:eastAsia="DengXian" w:cs="Calibri Light"/>
                <w:sz w:val="18"/>
                <w:szCs w:val="18"/>
                <w:lang w:eastAsia="en-GB"/>
              </w:rPr>
              <w:t>Some academic conventions evident and largely consistent, but with some weaknesses.</w:t>
            </w:r>
          </w:p>
        </w:tc>
        <w:tc>
          <w:tcPr>
            <w:tcW w:w="2268" w:type="dxa"/>
          </w:tcPr>
          <w:p w14:paraId="359EA7CE"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Basic</w:t>
            </w:r>
          </w:p>
          <w:p w14:paraId="22984A34"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[4 Marks]</w:t>
            </w:r>
          </w:p>
          <w:p w14:paraId="4763617D" w14:textId="1B03C23D"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 xml:space="preserve">Basic </w:t>
            </w:r>
            <w:r w:rsidR="004114BE">
              <w:rPr>
                <w:rFonts w:eastAsia="DengXian" w:cs="Calibri Light"/>
                <w:sz w:val="18"/>
                <w:szCs w:val="18"/>
                <w:lang w:eastAsia="en-GB"/>
              </w:rPr>
              <w:t>P</w:t>
            </w:r>
            <w:r w:rsidRPr="003552FD">
              <w:rPr>
                <w:rFonts w:eastAsia="DengXian" w:cs="Calibri Light"/>
                <w:sz w:val="18"/>
                <w:szCs w:val="18"/>
                <w:lang w:eastAsia="en-GB"/>
              </w:rPr>
              <w:t xml:space="preserve">resentation </w:t>
            </w:r>
            <w:r w:rsidR="00F00FC0">
              <w:rPr>
                <w:rFonts w:eastAsia="DengXian" w:cs="Calibri Light"/>
                <w:sz w:val="18"/>
                <w:szCs w:val="18"/>
                <w:lang w:eastAsia="en-GB"/>
              </w:rPr>
              <w:t xml:space="preserve">of </w:t>
            </w:r>
            <w:r w:rsidR="004114BE">
              <w:rPr>
                <w:rFonts w:eastAsia="DengXian" w:cs="Calibri Light"/>
                <w:sz w:val="18"/>
                <w:szCs w:val="18"/>
                <w:lang w:eastAsia="en-GB"/>
              </w:rPr>
              <w:t xml:space="preserve">documentation, </w:t>
            </w:r>
            <w:r w:rsidR="00F00FC0">
              <w:rPr>
                <w:rFonts w:eastAsia="DengXian" w:cs="Calibri Light"/>
                <w:sz w:val="18"/>
                <w:szCs w:val="18"/>
                <w:lang w:eastAsia="en-GB"/>
              </w:rPr>
              <w:t>code and program output</w:t>
            </w:r>
            <w:r w:rsidR="004114BE">
              <w:rPr>
                <w:rFonts w:eastAsia="DengXian" w:cs="Calibri Light"/>
                <w:sz w:val="18"/>
                <w:szCs w:val="18"/>
                <w:lang w:eastAsia="en-GB"/>
              </w:rPr>
              <w:t xml:space="preserve"> that </w:t>
            </w:r>
            <w:r w:rsidRPr="003552FD">
              <w:rPr>
                <w:rFonts w:eastAsia="DengXian" w:cs="Calibri Light"/>
                <w:sz w:val="18"/>
                <w:szCs w:val="18"/>
                <w:lang w:eastAsia="en-GB"/>
              </w:rPr>
              <w:t xml:space="preserve">meets </w:t>
            </w:r>
            <w:r>
              <w:rPr>
                <w:rFonts w:eastAsia="DengXian" w:cs="Calibri Light"/>
                <w:sz w:val="18"/>
                <w:szCs w:val="18"/>
                <w:lang w:eastAsia="en-GB"/>
              </w:rPr>
              <w:t>some</w:t>
            </w:r>
            <w:r w:rsidRPr="003552FD">
              <w:rPr>
                <w:rFonts w:eastAsia="DengXian" w:cs="Calibri Light"/>
                <w:sz w:val="18"/>
                <w:szCs w:val="18"/>
                <w:lang w:eastAsia="en-GB"/>
              </w:rPr>
              <w:t xml:space="preserve"> required elemen</w:t>
            </w:r>
            <w:r>
              <w:rPr>
                <w:rFonts w:eastAsia="DengXian" w:cs="Calibri Light"/>
                <w:sz w:val="18"/>
                <w:szCs w:val="18"/>
                <w:lang w:eastAsia="en-GB"/>
              </w:rPr>
              <w:t>ts.</w:t>
            </w:r>
            <w:r w:rsidR="00F00FC0">
              <w:rPr>
                <w:rFonts w:eastAsia="DengXian" w:cs="Calibri Light"/>
                <w:sz w:val="18"/>
                <w:szCs w:val="18"/>
                <w:lang w:eastAsia="en-GB"/>
              </w:rPr>
              <w:t xml:space="preserve"> </w:t>
            </w:r>
            <w:r w:rsidR="00C50D8B" w:rsidRPr="00C50D8B">
              <w:rPr>
                <w:rFonts w:eastAsia="DengXian" w:cs="Calibri Light"/>
                <w:sz w:val="18"/>
                <w:szCs w:val="18"/>
                <w:lang w:eastAsia="en-GB"/>
              </w:rPr>
              <w:t>Academic conventions used weakly.</w:t>
            </w:r>
          </w:p>
        </w:tc>
        <w:tc>
          <w:tcPr>
            <w:tcW w:w="2268" w:type="dxa"/>
          </w:tcPr>
          <w:p w14:paraId="4A9FE5E1"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Poor</w:t>
            </w:r>
          </w:p>
          <w:p w14:paraId="7342D109" w14:textId="77777777" w:rsidR="00323575" w:rsidRPr="003552FD" w:rsidRDefault="00323575" w:rsidP="00323575">
            <w:pPr>
              <w:rPr>
                <w:rFonts w:eastAsia="DengXian" w:cs="Calibri Light"/>
                <w:b/>
                <w:sz w:val="18"/>
                <w:szCs w:val="18"/>
                <w:lang w:eastAsia="en-GB"/>
              </w:rPr>
            </w:pPr>
            <w:r w:rsidRPr="003552FD">
              <w:rPr>
                <w:rFonts w:eastAsia="DengXian" w:cs="Calibri Light"/>
                <w:b/>
                <w:sz w:val="18"/>
                <w:szCs w:val="18"/>
                <w:lang w:eastAsia="en-GB"/>
              </w:rPr>
              <w:t>[0 to 3 Marks]</w:t>
            </w:r>
          </w:p>
          <w:p w14:paraId="52686C0D" w14:textId="318A0402" w:rsidR="00323575" w:rsidRPr="003552FD" w:rsidRDefault="00323575" w:rsidP="00E502D4">
            <w:pPr>
              <w:rPr>
                <w:rFonts w:eastAsia="DengXian" w:cs="Calibri Light"/>
                <w:sz w:val="18"/>
                <w:szCs w:val="18"/>
                <w:lang w:eastAsia="en-GB"/>
              </w:rPr>
            </w:pPr>
            <w:r w:rsidRPr="003552FD">
              <w:rPr>
                <w:rFonts w:eastAsia="DengXian" w:cs="Calibri Light"/>
                <w:sz w:val="18"/>
                <w:szCs w:val="18"/>
                <w:lang w:eastAsia="en-GB"/>
              </w:rPr>
              <w:t>Poor</w:t>
            </w:r>
            <w:r w:rsidRPr="003552FD">
              <w:rPr>
                <w:rFonts w:eastAsia="DengXian" w:cs="Arial"/>
                <w:sz w:val="18"/>
                <w:szCs w:val="18"/>
              </w:rPr>
              <w:t xml:space="preserve"> </w:t>
            </w:r>
            <w:r w:rsidR="004114BE">
              <w:rPr>
                <w:rFonts w:eastAsia="DengXian" w:cs="Arial"/>
                <w:sz w:val="18"/>
                <w:szCs w:val="18"/>
              </w:rPr>
              <w:t>P</w:t>
            </w:r>
            <w:r w:rsidRPr="003552FD">
              <w:rPr>
                <w:rFonts w:eastAsia="DengXian" w:cs="Arial"/>
                <w:sz w:val="18"/>
                <w:szCs w:val="18"/>
              </w:rPr>
              <w:t xml:space="preserve">resentation </w:t>
            </w:r>
            <w:r w:rsidR="00F00FC0">
              <w:rPr>
                <w:rFonts w:eastAsia="DengXian" w:cs="Calibri Light"/>
                <w:sz w:val="18"/>
                <w:szCs w:val="18"/>
                <w:lang w:eastAsia="en-GB"/>
              </w:rPr>
              <w:t xml:space="preserve">of </w:t>
            </w:r>
            <w:r w:rsidR="004114BE">
              <w:rPr>
                <w:rFonts w:eastAsia="DengXian" w:cs="Calibri Light"/>
                <w:sz w:val="18"/>
                <w:szCs w:val="18"/>
                <w:lang w:eastAsia="en-GB"/>
              </w:rPr>
              <w:t xml:space="preserve">documentation, </w:t>
            </w:r>
            <w:r w:rsidR="00F00FC0">
              <w:rPr>
                <w:rFonts w:eastAsia="DengXian" w:cs="Calibri Light"/>
                <w:sz w:val="18"/>
                <w:szCs w:val="18"/>
                <w:lang w:eastAsia="en-GB"/>
              </w:rPr>
              <w:t>code and program output</w:t>
            </w:r>
            <w:r w:rsidR="004114BE">
              <w:rPr>
                <w:rFonts w:eastAsia="DengXian" w:cs="Calibri Light"/>
                <w:sz w:val="18"/>
                <w:szCs w:val="18"/>
                <w:lang w:eastAsia="en-GB"/>
              </w:rPr>
              <w:t xml:space="preserve"> </w:t>
            </w:r>
            <w:r w:rsidRPr="003552FD">
              <w:rPr>
                <w:rFonts w:eastAsia="DengXian" w:cs="Arial"/>
                <w:sz w:val="18"/>
                <w:szCs w:val="18"/>
              </w:rPr>
              <w:t xml:space="preserve">meets </w:t>
            </w:r>
            <w:r>
              <w:rPr>
                <w:rFonts w:eastAsia="DengXian" w:cs="Arial"/>
                <w:sz w:val="18"/>
                <w:szCs w:val="18"/>
              </w:rPr>
              <w:t xml:space="preserve">a few </w:t>
            </w:r>
            <w:r w:rsidRPr="003552FD">
              <w:rPr>
                <w:rFonts w:eastAsia="DengXian" w:cs="Arial"/>
                <w:sz w:val="18"/>
                <w:szCs w:val="18"/>
              </w:rPr>
              <w:t>required elements</w:t>
            </w:r>
            <w:r>
              <w:rPr>
                <w:rFonts w:eastAsia="DengXian" w:cs="Arial"/>
                <w:sz w:val="18"/>
                <w:szCs w:val="18"/>
              </w:rPr>
              <w:t>.</w:t>
            </w:r>
            <w:r w:rsidR="00C50D8B">
              <w:t xml:space="preserve"> </w:t>
            </w:r>
            <w:r w:rsidR="00C50D8B" w:rsidRPr="00C50D8B">
              <w:rPr>
                <w:rFonts w:eastAsia="DengXian" w:cs="Arial"/>
                <w:sz w:val="18"/>
                <w:szCs w:val="18"/>
              </w:rPr>
              <w:t>Academic conventions largely ignored.</w:t>
            </w:r>
          </w:p>
        </w:tc>
      </w:tr>
    </w:tbl>
    <w:p w14:paraId="75C6288D" w14:textId="77777777" w:rsidR="003552FD" w:rsidRPr="003552FD" w:rsidRDefault="003552FD" w:rsidP="003552FD">
      <w:pPr>
        <w:rPr>
          <w:rFonts w:eastAsia="DengXian" w:cs="Arial"/>
        </w:rPr>
      </w:pPr>
    </w:p>
    <w:p w14:paraId="060B892C" w14:textId="77777777" w:rsidR="003552FD" w:rsidRPr="003552FD" w:rsidRDefault="003552FD" w:rsidP="003552FD">
      <w:pPr>
        <w:rPr>
          <w:rFonts w:eastAsia="DengXian" w:cs="Arial"/>
          <w:sz w:val="15"/>
          <w:szCs w:val="18"/>
        </w:rPr>
        <w:sectPr w:rsidR="003552FD" w:rsidRPr="003552FD" w:rsidSect="00054D53">
          <w:pgSz w:w="16840" w:h="11900" w:orient="landscape"/>
          <w:pgMar w:top="1134" w:right="1134" w:bottom="1134" w:left="1134" w:header="720" w:footer="720" w:gutter="0"/>
          <w:cols w:space="720"/>
          <w:docGrid w:linePitch="400"/>
        </w:sectPr>
      </w:pPr>
    </w:p>
    <w:p w14:paraId="0399FDE2" w14:textId="1E9C59D9" w:rsidR="003552FD" w:rsidRPr="003552FD" w:rsidRDefault="003552FD" w:rsidP="003552FD">
      <w:pPr>
        <w:keepNext/>
        <w:keepLines/>
        <w:spacing w:before="240"/>
        <w:outlineLvl w:val="0"/>
        <w:rPr>
          <w:rFonts w:eastAsia="DengXian Light"/>
          <w:color w:val="2F5496"/>
          <w:sz w:val="32"/>
          <w:szCs w:val="32"/>
        </w:rPr>
      </w:pPr>
      <w:r w:rsidRPr="003552FD">
        <w:rPr>
          <w:rFonts w:eastAsia="DengXian Light"/>
          <w:color w:val="2F5496"/>
          <w:sz w:val="32"/>
          <w:szCs w:val="32"/>
        </w:rPr>
        <w:lastRenderedPageBreak/>
        <w:t>Appendix A</w:t>
      </w:r>
      <w:r w:rsidR="00803764">
        <w:rPr>
          <w:rFonts w:eastAsia="DengXian Light"/>
          <w:color w:val="2F5496"/>
          <w:sz w:val="32"/>
          <w:szCs w:val="32"/>
        </w:rPr>
        <w:t xml:space="preserve"> (</w:t>
      </w:r>
      <w:r w:rsidR="003031B5" w:rsidRPr="005C1350">
        <w:rPr>
          <w:rFonts w:eastAsia="DengXian Light"/>
          <w:color w:val="2F5496"/>
          <w:sz w:val="32"/>
          <w:szCs w:val="32"/>
          <w:u w:val="single"/>
        </w:rPr>
        <w:t xml:space="preserve">DO NOT COPY </w:t>
      </w:r>
      <w:r w:rsidR="005C1350" w:rsidRPr="005C1350">
        <w:rPr>
          <w:rFonts w:eastAsia="DengXian Light"/>
          <w:color w:val="2F5496"/>
          <w:sz w:val="32"/>
          <w:szCs w:val="32"/>
          <w:u w:val="single"/>
        </w:rPr>
        <w:t>THIS LINE</w:t>
      </w:r>
      <w:r w:rsidR="005C1350">
        <w:rPr>
          <w:rFonts w:eastAsia="DengXian Light"/>
          <w:color w:val="2F5496"/>
          <w:sz w:val="32"/>
          <w:szCs w:val="32"/>
        </w:rPr>
        <w:t xml:space="preserve"> </w:t>
      </w:r>
      <w:r w:rsidR="003031B5">
        <w:rPr>
          <w:rFonts w:eastAsia="DengXian Light"/>
          <w:color w:val="2F5496"/>
          <w:sz w:val="32"/>
          <w:szCs w:val="32"/>
        </w:rPr>
        <w:t xml:space="preserve">to </w:t>
      </w:r>
      <w:r w:rsidR="005C1350">
        <w:rPr>
          <w:rFonts w:eastAsia="DengXian Light"/>
          <w:color w:val="2F5496"/>
          <w:sz w:val="32"/>
          <w:szCs w:val="32"/>
        </w:rPr>
        <w:t xml:space="preserve">your </w:t>
      </w:r>
      <w:r w:rsidR="00803764">
        <w:rPr>
          <w:rFonts w:eastAsia="DengXian Light"/>
          <w:color w:val="2F5496"/>
          <w:sz w:val="32"/>
          <w:szCs w:val="32"/>
        </w:rPr>
        <w:t>assignment)</w:t>
      </w:r>
    </w:p>
    <w:p w14:paraId="45AD7EFC" w14:textId="77777777" w:rsidR="003552FD" w:rsidRPr="003552FD" w:rsidRDefault="003552FD" w:rsidP="003552FD">
      <w:pPr>
        <w:rPr>
          <w:rFonts w:eastAsia="DengXian" w:cs="Calibri Light"/>
        </w:rPr>
      </w:pPr>
    </w:p>
    <w:p w14:paraId="2BED5FD5" w14:textId="77777777" w:rsidR="003552FD" w:rsidRPr="003552FD" w:rsidRDefault="003552FD" w:rsidP="003552FD">
      <w:pPr>
        <w:jc w:val="center"/>
        <w:rPr>
          <w:rFonts w:eastAsia="DengXian" w:cs="Calibri Light"/>
          <w:b/>
          <w:bCs/>
        </w:rPr>
      </w:pPr>
      <w:r w:rsidRPr="003552FD">
        <w:rPr>
          <w:rFonts w:eastAsia="DengXian" w:cs="Calibri Light"/>
          <w:b/>
          <w:bCs/>
          <w:sz w:val="28"/>
          <w:szCs w:val="28"/>
        </w:rPr>
        <w:t>ASSIGNMENT COVER SHEET</w:t>
      </w:r>
    </w:p>
    <w:p w14:paraId="4C8242BF" w14:textId="77777777" w:rsidR="003552FD" w:rsidRPr="003552FD" w:rsidRDefault="003552FD" w:rsidP="003552FD">
      <w:pPr>
        <w:jc w:val="center"/>
        <w:rPr>
          <w:rFonts w:eastAsia="DengXian" w:cs="Calibri Light"/>
          <w:b/>
          <w:bCs/>
          <w:i/>
          <w:iCs/>
          <w:sz w:val="16"/>
          <w:szCs w:val="16"/>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3238"/>
        <w:gridCol w:w="3332"/>
      </w:tblGrid>
      <w:tr w:rsidR="003552FD" w:rsidRPr="003552FD" w14:paraId="07E8DCAF" w14:textId="77777777" w:rsidTr="00054D53">
        <w:trPr>
          <w:trHeight w:val="454"/>
        </w:trPr>
        <w:tc>
          <w:tcPr>
            <w:tcW w:w="1390" w:type="pct"/>
            <w:tcBorders>
              <w:top w:val="single" w:sz="4" w:space="0" w:color="auto"/>
              <w:left w:val="single" w:sz="4" w:space="0" w:color="auto"/>
              <w:bottom w:val="single" w:sz="4" w:space="0" w:color="auto"/>
              <w:right w:val="single" w:sz="4" w:space="0" w:color="auto"/>
            </w:tcBorders>
            <w:vAlign w:val="center"/>
            <w:hideMark/>
          </w:tcPr>
          <w:p w14:paraId="3C478775" w14:textId="77777777" w:rsidR="003552FD" w:rsidRPr="003552FD" w:rsidRDefault="003552FD" w:rsidP="003552FD">
            <w:pPr>
              <w:tabs>
                <w:tab w:val="left" w:pos="10260"/>
              </w:tabs>
              <w:spacing w:before="60" w:after="60" w:line="256" w:lineRule="auto"/>
              <w:rPr>
                <w:rFonts w:eastAsia="DengXian" w:cs="Calibri Light"/>
                <w:sz w:val="24"/>
              </w:rPr>
            </w:pPr>
            <w:r w:rsidRPr="003552FD">
              <w:rPr>
                <w:rFonts w:eastAsia="DengXian" w:cs="Calibri Light"/>
                <w:b/>
                <w:bCs/>
              </w:rPr>
              <w:t>Student’s name</w:t>
            </w:r>
          </w:p>
        </w:tc>
        <w:tc>
          <w:tcPr>
            <w:tcW w:w="1779" w:type="pct"/>
            <w:tcBorders>
              <w:top w:val="single" w:sz="4" w:space="0" w:color="auto"/>
              <w:left w:val="single" w:sz="4" w:space="0" w:color="auto"/>
              <w:bottom w:val="single" w:sz="4" w:space="0" w:color="auto"/>
              <w:right w:val="single" w:sz="4" w:space="0" w:color="auto"/>
            </w:tcBorders>
            <w:vAlign w:val="center"/>
          </w:tcPr>
          <w:p w14:paraId="1F2466D4" w14:textId="77777777" w:rsidR="003552FD" w:rsidRPr="003552FD" w:rsidRDefault="003552FD" w:rsidP="003552FD">
            <w:pPr>
              <w:tabs>
                <w:tab w:val="left" w:pos="10260"/>
              </w:tabs>
              <w:spacing w:line="256" w:lineRule="auto"/>
              <w:rPr>
                <w:rFonts w:eastAsia="DengXian" w:cs="Calibri Light"/>
              </w:rPr>
            </w:pPr>
            <w:r w:rsidRPr="003552FD">
              <w:rPr>
                <w:rFonts w:eastAsia="DengXian" w:cs="Calibri Light"/>
                <w:sz w:val="16"/>
                <w:szCs w:val="16"/>
              </w:rPr>
              <w:t>(First name)</w:t>
            </w:r>
          </w:p>
          <w:p w14:paraId="528985E4" w14:textId="77777777" w:rsidR="003552FD" w:rsidRPr="003552FD" w:rsidRDefault="003552FD" w:rsidP="003552FD">
            <w:pPr>
              <w:tabs>
                <w:tab w:val="left" w:pos="10260"/>
              </w:tabs>
              <w:spacing w:line="256" w:lineRule="auto"/>
              <w:rPr>
                <w:rFonts w:eastAsia="DengXian" w:cs="Calibri Light"/>
              </w:rPr>
            </w:pPr>
          </w:p>
        </w:tc>
        <w:tc>
          <w:tcPr>
            <w:tcW w:w="1831" w:type="pct"/>
            <w:tcBorders>
              <w:top w:val="single" w:sz="4" w:space="0" w:color="auto"/>
              <w:left w:val="single" w:sz="4" w:space="0" w:color="auto"/>
              <w:bottom w:val="single" w:sz="4" w:space="0" w:color="auto"/>
              <w:right w:val="single" w:sz="4" w:space="0" w:color="auto"/>
            </w:tcBorders>
            <w:hideMark/>
          </w:tcPr>
          <w:p w14:paraId="00E2627C" w14:textId="77777777" w:rsidR="003552FD" w:rsidRPr="003552FD" w:rsidRDefault="003552FD" w:rsidP="003552FD">
            <w:pPr>
              <w:tabs>
                <w:tab w:val="left" w:pos="10260"/>
              </w:tabs>
              <w:spacing w:line="256" w:lineRule="auto"/>
              <w:rPr>
                <w:rFonts w:eastAsia="DengXian" w:cs="Calibri Light"/>
              </w:rPr>
            </w:pPr>
            <w:r w:rsidRPr="003552FD">
              <w:rPr>
                <w:rFonts w:eastAsia="DengXian" w:cs="Calibri Light"/>
                <w:sz w:val="16"/>
                <w:szCs w:val="16"/>
              </w:rPr>
              <w:t>(Last name)</w:t>
            </w:r>
          </w:p>
        </w:tc>
      </w:tr>
      <w:tr w:rsidR="003552FD" w:rsidRPr="003552FD" w14:paraId="6B9D248C"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B66CA72" w14:textId="77777777" w:rsidR="003552FD" w:rsidRPr="003552FD" w:rsidRDefault="003552FD" w:rsidP="003552FD">
            <w:pPr>
              <w:tabs>
                <w:tab w:val="left" w:pos="10260"/>
              </w:tabs>
              <w:spacing w:line="256" w:lineRule="auto"/>
              <w:rPr>
                <w:rFonts w:eastAsia="DengXian" w:cs="Calibri Light"/>
                <w:b/>
                <w:bCs/>
                <w:sz w:val="22"/>
              </w:rPr>
            </w:pPr>
            <w:r w:rsidRPr="003552FD">
              <w:rPr>
                <w:rFonts w:eastAsia="DengXian" w:cs="Calibri Light"/>
                <w:b/>
                <w:bCs/>
                <w:sz w:val="22"/>
              </w:rPr>
              <w:t>Module name</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01711E1E" w14:textId="77777777" w:rsidR="003552FD" w:rsidRPr="003552FD" w:rsidRDefault="003552FD" w:rsidP="003552FD">
            <w:pPr>
              <w:tabs>
                <w:tab w:val="left" w:pos="10260"/>
              </w:tabs>
              <w:spacing w:line="256" w:lineRule="auto"/>
              <w:rPr>
                <w:rFonts w:eastAsia="DengXian" w:cs="Calibri Light"/>
                <w:sz w:val="16"/>
                <w:szCs w:val="16"/>
              </w:rPr>
            </w:pPr>
          </w:p>
        </w:tc>
      </w:tr>
      <w:tr w:rsidR="003552FD" w:rsidRPr="003552FD" w14:paraId="1C13DA93"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6900789" w14:textId="77777777" w:rsidR="003552FD" w:rsidRPr="003552FD" w:rsidRDefault="003552FD" w:rsidP="003552FD">
            <w:pPr>
              <w:tabs>
                <w:tab w:val="left" w:pos="10260"/>
              </w:tabs>
              <w:spacing w:line="256" w:lineRule="auto"/>
              <w:rPr>
                <w:rFonts w:eastAsia="DengXian" w:cs="Calibri Light"/>
                <w:b/>
                <w:bCs/>
                <w:sz w:val="22"/>
              </w:rPr>
            </w:pPr>
            <w:r w:rsidRPr="003552FD">
              <w:rPr>
                <w:rFonts w:eastAsia="DengXian" w:cs="Calibri Light"/>
                <w:b/>
                <w:bCs/>
                <w:sz w:val="22"/>
              </w:rPr>
              <w:t>Title of assignment</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5E7DD2FB" w14:textId="77777777" w:rsidR="003552FD" w:rsidRPr="003552FD" w:rsidRDefault="003552FD" w:rsidP="003552FD">
            <w:pPr>
              <w:tabs>
                <w:tab w:val="left" w:pos="10260"/>
              </w:tabs>
              <w:spacing w:line="256" w:lineRule="auto"/>
              <w:rPr>
                <w:rFonts w:eastAsia="DengXian" w:cs="Calibri Light"/>
                <w:sz w:val="16"/>
                <w:szCs w:val="16"/>
              </w:rPr>
            </w:pPr>
          </w:p>
        </w:tc>
      </w:tr>
      <w:tr w:rsidR="003552FD" w:rsidRPr="003552FD" w14:paraId="071D2F81"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tcPr>
          <w:p w14:paraId="40B508C0" w14:textId="77777777" w:rsidR="003552FD" w:rsidRPr="003552FD" w:rsidRDefault="003552FD" w:rsidP="003552FD">
            <w:pPr>
              <w:tabs>
                <w:tab w:val="left" w:pos="10260"/>
              </w:tabs>
              <w:spacing w:line="256" w:lineRule="auto"/>
              <w:rPr>
                <w:rFonts w:eastAsia="DengXian" w:cs="Calibri Light"/>
                <w:b/>
                <w:bCs/>
                <w:sz w:val="22"/>
              </w:rPr>
            </w:pPr>
            <w:r w:rsidRPr="003552FD">
              <w:rPr>
                <w:rFonts w:eastAsia="DengXian" w:cs="Calibri Light"/>
                <w:b/>
                <w:bCs/>
                <w:sz w:val="22"/>
              </w:rPr>
              <w:t>Complete Word Count in my assignment</w:t>
            </w:r>
          </w:p>
          <w:p w14:paraId="7C1D954C" w14:textId="77777777" w:rsidR="003552FD" w:rsidRPr="003552FD" w:rsidRDefault="003552FD" w:rsidP="003552FD">
            <w:pPr>
              <w:tabs>
                <w:tab w:val="left" w:pos="10260"/>
              </w:tabs>
              <w:spacing w:line="256" w:lineRule="auto"/>
              <w:rPr>
                <w:rFonts w:eastAsia="DengXian" w:cs="Calibri Light"/>
                <w:b/>
                <w:bCs/>
                <w:sz w:val="22"/>
              </w:rPr>
            </w:pP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15F585DD" w14:textId="77777777" w:rsidR="003552FD" w:rsidRPr="003552FD" w:rsidRDefault="003552FD" w:rsidP="003552FD">
            <w:pPr>
              <w:tabs>
                <w:tab w:val="left" w:pos="10260"/>
              </w:tabs>
              <w:spacing w:line="256" w:lineRule="auto"/>
              <w:rPr>
                <w:rFonts w:eastAsia="DengXian" w:cs="Calibri Light"/>
                <w:sz w:val="16"/>
                <w:szCs w:val="16"/>
              </w:rPr>
            </w:pPr>
          </w:p>
        </w:tc>
      </w:tr>
      <w:tr w:rsidR="003552FD" w:rsidRPr="003552FD" w14:paraId="384D83E1"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5B40E88" w14:textId="77777777" w:rsidR="003552FD" w:rsidRPr="003552FD" w:rsidRDefault="003552FD" w:rsidP="003552FD">
            <w:pPr>
              <w:tabs>
                <w:tab w:val="left" w:pos="10260"/>
              </w:tabs>
              <w:spacing w:line="256" w:lineRule="auto"/>
              <w:rPr>
                <w:rFonts w:eastAsia="DengXian" w:cs="Calibri Light"/>
                <w:b/>
                <w:bCs/>
                <w:sz w:val="22"/>
              </w:rPr>
            </w:pPr>
            <w:r w:rsidRPr="003552FD">
              <w:rPr>
                <w:rFonts w:eastAsia="DengXian" w:cs="Calibri Light"/>
                <w:b/>
                <w:bCs/>
                <w:sz w:val="22"/>
              </w:rPr>
              <w:t>Date submitted</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679E2064" w14:textId="77777777" w:rsidR="003552FD" w:rsidRPr="003552FD" w:rsidRDefault="003552FD" w:rsidP="003552FD">
            <w:pPr>
              <w:tabs>
                <w:tab w:val="left" w:pos="10260"/>
              </w:tabs>
              <w:spacing w:line="256" w:lineRule="auto"/>
              <w:rPr>
                <w:rFonts w:eastAsia="DengXian" w:cs="Calibri Light"/>
                <w:sz w:val="16"/>
                <w:szCs w:val="16"/>
              </w:rPr>
            </w:pPr>
          </w:p>
        </w:tc>
      </w:tr>
    </w:tbl>
    <w:p w14:paraId="10C929A1" w14:textId="77777777" w:rsidR="003552FD" w:rsidRPr="003552FD" w:rsidRDefault="003552FD" w:rsidP="003552FD">
      <w:pPr>
        <w:rPr>
          <w:rFonts w:eastAsia="Times New Roman" w:cs="Calibri Light"/>
          <w:sz w:val="6"/>
          <w:szCs w:val="6"/>
        </w:rPr>
      </w:pPr>
    </w:p>
    <w:p w14:paraId="104EC5A1" w14:textId="77777777" w:rsidR="003552FD" w:rsidRPr="003552FD" w:rsidRDefault="003552FD" w:rsidP="003552FD">
      <w:pPr>
        <w:ind w:right="-624"/>
        <w:rPr>
          <w:rFonts w:eastAsia="DengXian" w:cs="Calibri Light"/>
          <w:sz w:val="24"/>
          <w:szCs w:val="21"/>
        </w:rPr>
      </w:pPr>
    </w:p>
    <w:p w14:paraId="3900778C" w14:textId="77777777" w:rsidR="003552FD" w:rsidRPr="003552FD" w:rsidRDefault="003552FD" w:rsidP="003552FD">
      <w:pPr>
        <w:ind w:right="-624"/>
        <w:rPr>
          <w:rFonts w:eastAsia="DengXian" w:cs="Calibri Light"/>
          <w:szCs w:val="21"/>
        </w:rPr>
      </w:pPr>
    </w:p>
    <w:p w14:paraId="61F70954" w14:textId="77777777" w:rsidR="003552FD" w:rsidRPr="003552FD" w:rsidRDefault="003552FD" w:rsidP="003552FD">
      <w:pPr>
        <w:ind w:right="-624"/>
        <w:rPr>
          <w:rFonts w:eastAsia="DengXian" w:cs="Calibri Light"/>
        </w:rPr>
      </w:pPr>
      <w:r w:rsidRPr="003552FD">
        <w:rPr>
          <w:rFonts w:eastAsia="DengXian" w:cs="Calibri Light"/>
          <w:szCs w:val="21"/>
        </w:rPr>
        <w:t xml:space="preserve">All work must be submitted by the due date.  If an extension of time to submit work is required, a </w:t>
      </w:r>
      <w:hyperlink r:id="rId15" w:history="1">
        <w:r w:rsidRPr="003552FD">
          <w:rPr>
            <w:rFonts w:eastAsia="DengXian" w:cs="Calibri Light"/>
            <w:color w:val="0563C1"/>
            <w:szCs w:val="21"/>
            <w:u w:val="single"/>
          </w:rPr>
          <w:t>Mitigating Circumstances Extension Form</w:t>
        </w:r>
      </w:hyperlink>
      <w:r w:rsidRPr="003552FD">
        <w:rPr>
          <w:rFonts w:eastAsia="DengXian" w:cs="Calibri Light"/>
          <w:szCs w:val="21"/>
        </w:rPr>
        <w:t xml:space="preserve"> must be submitted.</w:t>
      </w:r>
      <w:r w:rsidRPr="003552FD">
        <w:rPr>
          <w:rFonts w:eastAsia="DengXian" w:cs="Calibri Light"/>
        </w:rPr>
        <w:t xml:space="preserve"> </w:t>
      </w:r>
    </w:p>
    <w:p w14:paraId="5D2DC2B1" w14:textId="77777777" w:rsidR="003552FD" w:rsidRPr="003552FD" w:rsidRDefault="003552FD" w:rsidP="003552FD">
      <w:pPr>
        <w:ind w:right="-624"/>
        <w:rPr>
          <w:rFonts w:eastAsia="DengXian" w:cs="Calibri Light"/>
          <w:sz w:val="12"/>
          <w:szCs w:val="12"/>
        </w:rPr>
      </w:pPr>
      <w:r w:rsidRPr="003552FD">
        <w:rPr>
          <w:rFonts w:ascii="Optima" w:eastAsia="DengXian" w:hAnsi="Optima" w:cs="Arial"/>
          <w:noProof/>
          <w:lang w:eastAsia="en-GB"/>
        </w:rPr>
        <mc:AlternateContent>
          <mc:Choice Requires="wps">
            <w:drawing>
              <wp:anchor distT="0" distB="0" distL="114300" distR="114300" simplePos="0" relativeHeight="251658240" behindDoc="0" locked="0" layoutInCell="1" allowOverlap="1" wp14:anchorId="371684F1" wp14:editId="75F6D5CF">
                <wp:simplePos x="0" y="0"/>
                <wp:positionH relativeFrom="column">
                  <wp:posOffset>2231390</wp:posOffset>
                </wp:positionH>
                <wp:positionV relativeFrom="paragraph">
                  <wp:posOffset>55880</wp:posOffset>
                </wp:positionV>
                <wp:extent cx="201295" cy="188595"/>
                <wp:effectExtent l="0" t="0" r="27305" b="209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0111EB96" w14:textId="77777777" w:rsidR="00054D53" w:rsidRDefault="00054D53" w:rsidP="003552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684F1" id="_x0000_t202" coordsize="21600,21600" o:spt="202" path="m,l,21600r21600,l21600,xe">
                <v:stroke joinstyle="miter"/>
                <v:path gradientshapeok="t" o:connecttype="rect"/>
              </v:shapetype>
              <v:shape id="Text Box 3" o:spid="_x0000_s1026" type="#_x0000_t202" style="position:absolute;margin-left:175.7pt;margin-top:4.4pt;width:15.85pt;height:1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rOEgIAACo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">
                <v:textbox>
                  <w:txbxContent>
                    <w:p w14:paraId="0111EB96" w14:textId="77777777" w:rsidR="00054D53" w:rsidRDefault="00054D53" w:rsidP="003552FD"/>
                  </w:txbxContent>
                </v:textbox>
              </v:shape>
            </w:pict>
          </mc:Fallback>
        </mc:AlternateContent>
      </w:r>
      <w:r w:rsidRPr="003552FD">
        <w:rPr>
          <w:rFonts w:ascii="Optima" w:eastAsia="DengXian" w:hAnsi="Optima" w:cs="Arial"/>
          <w:noProof/>
          <w:lang w:eastAsia="en-GB"/>
        </w:rPr>
        <mc:AlternateContent>
          <mc:Choice Requires="wps">
            <w:drawing>
              <wp:anchor distT="0" distB="0" distL="114300" distR="114300" simplePos="0" relativeHeight="251658241" behindDoc="0" locked="0" layoutInCell="1" allowOverlap="1" wp14:anchorId="19755240" wp14:editId="44E11207">
                <wp:simplePos x="0" y="0"/>
                <wp:positionH relativeFrom="column">
                  <wp:posOffset>2830195</wp:posOffset>
                </wp:positionH>
                <wp:positionV relativeFrom="paragraph">
                  <wp:posOffset>55880</wp:posOffset>
                </wp:positionV>
                <wp:extent cx="201295" cy="188595"/>
                <wp:effectExtent l="0" t="0" r="2730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14189036" w14:textId="77777777" w:rsidR="00054D53" w:rsidRDefault="00054D53" w:rsidP="003552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55240" id="Text Box 4" o:spid="_x0000_s1027" type="#_x0000_t202" style="position:absolute;margin-left:222.85pt;margin-top:4.4pt;width:15.85pt;height:14.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BFQIAADE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">
                <v:textbox>
                  <w:txbxContent>
                    <w:p w14:paraId="14189036" w14:textId="77777777" w:rsidR="00054D53" w:rsidRDefault="00054D53" w:rsidP="003552FD"/>
                  </w:txbxContent>
                </v:textbox>
              </v:shape>
            </w:pict>
          </mc:Fallback>
        </mc:AlternateContent>
      </w:r>
    </w:p>
    <w:p w14:paraId="3F92DEB6" w14:textId="77777777" w:rsidR="003552FD" w:rsidRPr="003552FD" w:rsidRDefault="003552FD" w:rsidP="003552FD">
      <w:pPr>
        <w:ind w:right="-624"/>
        <w:rPr>
          <w:rFonts w:eastAsia="DengXian" w:cs="Calibri Light"/>
          <w:b/>
          <w:bCs/>
          <w:color w:val="4472C4"/>
          <w:sz w:val="18"/>
          <w:szCs w:val="18"/>
        </w:rPr>
      </w:pPr>
      <w:r w:rsidRPr="003552FD">
        <w:rPr>
          <w:rFonts w:eastAsia="DengXian" w:cs="Calibri Light"/>
          <w:b/>
          <w:bCs/>
          <w:color w:val="4472C4"/>
          <w:sz w:val="18"/>
          <w:szCs w:val="18"/>
        </w:rPr>
        <w:t xml:space="preserve">Has an extension been approved?                Yes                No     </w:t>
      </w:r>
      <w:r w:rsidRPr="003552FD">
        <w:rPr>
          <w:rFonts w:eastAsia="DengXian" w:cs="Calibri Light"/>
          <w:b/>
          <w:bCs/>
          <w:color w:val="4472C4"/>
          <w:sz w:val="18"/>
          <w:szCs w:val="18"/>
        </w:rPr>
        <w:tab/>
        <w:t xml:space="preserve"> If yes, please give the new submission date ….…/..…./…….</w:t>
      </w:r>
    </w:p>
    <w:p w14:paraId="0076C0DE" w14:textId="77777777" w:rsidR="003552FD" w:rsidRPr="003552FD" w:rsidRDefault="003552FD" w:rsidP="003552FD">
      <w:pPr>
        <w:ind w:right="-624"/>
        <w:rPr>
          <w:rFonts w:eastAsia="DengXian" w:cs="Calibri Light"/>
          <w:color w:val="00B0F0"/>
          <w:sz w:val="12"/>
          <w:szCs w:val="12"/>
        </w:rPr>
      </w:pPr>
    </w:p>
    <w:p w14:paraId="66D1A278" w14:textId="77777777" w:rsidR="003552FD" w:rsidRPr="003552FD" w:rsidRDefault="003552FD" w:rsidP="003552FD">
      <w:pPr>
        <w:spacing w:after="80"/>
        <w:ind w:right="-624"/>
        <w:rPr>
          <w:rFonts w:eastAsia="DengXian" w:cs="Calibri Light"/>
          <w:szCs w:val="21"/>
        </w:rPr>
      </w:pPr>
    </w:p>
    <w:p w14:paraId="1352BAAD" w14:textId="77777777" w:rsidR="003552FD" w:rsidRPr="003552FD" w:rsidRDefault="003552FD" w:rsidP="003552FD">
      <w:pPr>
        <w:spacing w:after="80"/>
        <w:ind w:right="-624"/>
        <w:rPr>
          <w:rFonts w:eastAsia="DengXian" w:cs="Calibri Light"/>
          <w:szCs w:val="21"/>
        </w:rPr>
      </w:pPr>
    </w:p>
    <w:p w14:paraId="67D03F0F" w14:textId="77777777" w:rsidR="003552FD" w:rsidRPr="003552FD" w:rsidRDefault="003552FD" w:rsidP="003552FD">
      <w:pPr>
        <w:spacing w:after="80"/>
        <w:ind w:right="-624"/>
        <w:rPr>
          <w:rFonts w:eastAsia="DengXian" w:cs="Calibri Light"/>
          <w:szCs w:val="21"/>
        </w:rPr>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3"/>
      </w:tblGrid>
      <w:tr w:rsidR="003552FD" w:rsidRPr="003552FD" w14:paraId="403B7DE9" w14:textId="77777777" w:rsidTr="00054D53">
        <w:tc>
          <w:tcPr>
            <w:tcW w:w="5000" w:type="pct"/>
            <w:tcBorders>
              <w:top w:val="single" w:sz="4" w:space="0" w:color="auto"/>
              <w:left w:val="single" w:sz="4" w:space="0" w:color="auto"/>
              <w:bottom w:val="single" w:sz="4" w:space="0" w:color="auto"/>
              <w:right w:val="single" w:sz="4" w:space="0" w:color="auto"/>
            </w:tcBorders>
          </w:tcPr>
          <w:p w14:paraId="3B1015D7" w14:textId="77777777" w:rsidR="003552FD" w:rsidRPr="003552FD" w:rsidRDefault="003552FD" w:rsidP="003552FD">
            <w:pPr>
              <w:spacing w:line="256" w:lineRule="auto"/>
              <w:jc w:val="center"/>
              <w:rPr>
                <w:rFonts w:eastAsia="DengXian" w:cs="Calibri Light"/>
                <w:bCs/>
                <w:szCs w:val="21"/>
              </w:rPr>
            </w:pPr>
            <w:r w:rsidRPr="003552FD">
              <w:rPr>
                <w:rFonts w:eastAsia="DengXian" w:cs="Calibri Light"/>
                <w:bCs/>
                <w:szCs w:val="21"/>
              </w:rPr>
              <w:t>IMPORTANT: THIS STATEMENT MUST BE READ &amp; SIGNED</w:t>
            </w:r>
          </w:p>
          <w:p w14:paraId="7322A874" w14:textId="77777777" w:rsidR="003552FD" w:rsidRPr="003552FD" w:rsidRDefault="003552FD" w:rsidP="003552FD">
            <w:pPr>
              <w:spacing w:line="256" w:lineRule="auto"/>
              <w:rPr>
                <w:rFonts w:eastAsia="DengXian" w:cs="Calibri Light"/>
                <w:b/>
                <w:bCs/>
                <w:szCs w:val="21"/>
              </w:rPr>
            </w:pPr>
          </w:p>
          <w:p w14:paraId="13A551B2" w14:textId="77777777" w:rsidR="003552FD" w:rsidRPr="003552FD" w:rsidRDefault="003552FD" w:rsidP="003552FD">
            <w:pPr>
              <w:spacing w:line="256" w:lineRule="auto"/>
              <w:rPr>
                <w:rFonts w:eastAsia="DengXian" w:cs="Calibri Light"/>
                <w:b/>
                <w:bCs/>
                <w:szCs w:val="21"/>
              </w:rPr>
            </w:pPr>
            <w:r w:rsidRPr="003552FD">
              <w:rPr>
                <w:rFonts w:eastAsia="DengXian" w:cs="Calibri Light"/>
                <w:b/>
                <w:bCs/>
                <w:szCs w:val="21"/>
              </w:rPr>
              <w:t>Academic Integrity Statement</w:t>
            </w:r>
          </w:p>
          <w:p w14:paraId="483BCE57" w14:textId="77777777" w:rsidR="003552FD" w:rsidRPr="003552FD" w:rsidRDefault="003552FD" w:rsidP="003552FD">
            <w:pPr>
              <w:spacing w:line="256" w:lineRule="auto"/>
              <w:rPr>
                <w:rFonts w:eastAsia="DengXian" w:cs="Calibri Light"/>
                <w:b/>
                <w:bCs/>
                <w:szCs w:val="21"/>
              </w:rPr>
            </w:pPr>
          </w:p>
          <w:p w14:paraId="3967ADAE" w14:textId="5C188FBF" w:rsidR="003552FD" w:rsidRPr="003552FD" w:rsidRDefault="003552FD" w:rsidP="003552FD">
            <w:pPr>
              <w:spacing w:line="256" w:lineRule="auto"/>
              <w:rPr>
                <w:rFonts w:eastAsia="DengXian" w:cs="Calibri Light"/>
                <w:bCs/>
                <w:szCs w:val="21"/>
              </w:rPr>
            </w:pPr>
            <w:r w:rsidRPr="003552FD">
              <w:rPr>
                <w:rFonts w:eastAsia="DengXian" w:cs="Calibri Light"/>
                <w:bCs/>
                <w:szCs w:val="21"/>
              </w:rPr>
              <w:t xml:space="preserve">Academic integrity and honesty are fundamental to the academic work you produce at the University of Roehampton. You are expected to complete coursework </w:t>
            </w:r>
            <w:r>
              <w:rPr>
                <w:rFonts w:eastAsia="DengXian" w:cs="Calibri Light"/>
                <w:bCs/>
                <w:szCs w:val="21"/>
              </w:rPr>
              <w:t>that</w:t>
            </w:r>
            <w:r w:rsidRPr="003552FD">
              <w:rPr>
                <w:rFonts w:eastAsia="DengXian" w:cs="Calibri Light"/>
                <w:bCs/>
                <w:szCs w:val="21"/>
              </w:rPr>
              <w:t xml:space="preserve">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597ED064" w14:textId="77777777" w:rsidR="003552FD" w:rsidRPr="003552FD" w:rsidRDefault="003552FD" w:rsidP="003552FD">
            <w:pPr>
              <w:spacing w:line="256" w:lineRule="auto"/>
              <w:rPr>
                <w:rFonts w:eastAsia="DengXian" w:cs="Calibri Light"/>
                <w:bCs/>
                <w:szCs w:val="21"/>
              </w:rPr>
            </w:pPr>
            <w:r w:rsidRPr="003552FD">
              <w:rPr>
                <w:rFonts w:eastAsia="DengXian" w:cs="Calibri Light"/>
                <w:bCs/>
                <w:szCs w:val="21"/>
              </w:rPr>
              <w:t> ​</w:t>
            </w:r>
          </w:p>
          <w:p w14:paraId="710D608B" w14:textId="12E9FE70" w:rsidR="003552FD" w:rsidRPr="003552FD" w:rsidRDefault="003552FD" w:rsidP="003552FD">
            <w:pPr>
              <w:spacing w:line="256" w:lineRule="auto"/>
              <w:rPr>
                <w:rFonts w:eastAsia="DengXian" w:cs="Calibri Light"/>
                <w:b/>
                <w:bCs/>
                <w:szCs w:val="21"/>
              </w:rPr>
            </w:pPr>
            <w:r w:rsidRPr="003552FD">
              <w:rPr>
                <w:rFonts w:eastAsia="DengXian" w:cs="Calibri Light"/>
                <w:b/>
                <w:bCs/>
                <w:szCs w:val="21"/>
              </w:rPr>
              <w:t>I declare that the work I am submitting is my work, is properly referenced and has not been submitted elsewhere.</w:t>
            </w:r>
          </w:p>
          <w:p w14:paraId="293DBAFE" w14:textId="77777777" w:rsidR="003552FD" w:rsidRPr="003552FD" w:rsidRDefault="003552FD" w:rsidP="003552FD">
            <w:pPr>
              <w:spacing w:line="256" w:lineRule="auto"/>
              <w:rPr>
                <w:rFonts w:eastAsia="DengXian" w:cs="Calibri Light"/>
                <w:sz w:val="22"/>
              </w:rPr>
            </w:pPr>
            <w:r w:rsidRPr="003552FD">
              <w:rPr>
                <w:rFonts w:eastAsia="DengXian" w:cs="Calibri Light"/>
                <w:sz w:val="20"/>
                <w:szCs w:val="20"/>
              </w:rPr>
              <w:t xml:space="preserve">   </w:t>
            </w:r>
          </w:p>
        </w:tc>
      </w:tr>
      <w:tr w:rsidR="003552FD" w:rsidRPr="003552FD" w14:paraId="05DF6D9C" w14:textId="77777777" w:rsidTr="00054D53">
        <w:tc>
          <w:tcPr>
            <w:tcW w:w="5000" w:type="pct"/>
            <w:tcBorders>
              <w:top w:val="single" w:sz="4" w:space="0" w:color="auto"/>
              <w:left w:val="single" w:sz="4" w:space="0" w:color="auto"/>
              <w:bottom w:val="single" w:sz="4" w:space="0" w:color="auto"/>
              <w:right w:val="single" w:sz="4" w:space="0" w:color="auto"/>
            </w:tcBorders>
          </w:tcPr>
          <w:p w14:paraId="455A331A" w14:textId="77777777" w:rsidR="003552FD" w:rsidRPr="003552FD" w:rsidRDefault="003552FD" w:rsidP="003552FD">
            <w:pPr>
              <w:spacing w:line="256" w:lineRule="auto"/>
              <w:rPr>
                <w:rFonts w:eastAsia="DengXian" w:cs="Calibri Light"/>
                <w:b/>
                <w:bCs/>
                <w:sz w:val="24"/>
                <w:szCs w:val="21"/>
              </w:rPr>
            </w:pPr>
            <w:r w:rsidRPr="003552FD">
              <w:rPr>
                <w:rFonts w:eastAsia="DengXian" w:cs="Calibri Light"/>
                <w:b/>
                <w:bCs/>
                <w:szCs w:val="21"/>
              </w:rPr>
              <w:t xml:space="preserve">Student Signature (Full Name): </w:t>
            </w:r>
          </w:p>
          <w:p w14:paraId="30675605" w14:textId="77777777" w:rsidR="003552FD" w:rsidRPr="003552FD" w:rsidRDefault="003552FD" w:rsidP="003552FD">
            <w:pPr>
              <w:spacing w:line="256" w:lineRule="auto"/>
              <w:rPr>
                <w:rFonts w:eastAsia="DengXian" w:cs="Calibri Light"/>
                <w:b/>
                <w:bCs/>
                <w:szCs w:val="21"/>
              </w:rPr>
            </w:pPr>
          </w:p>
          <w:p w14:paraId="075BD509" w14:textId="77777777" w:rsidR="003552FD" w:rsidRPr="003552FD" w:rsidRDefault="003552FD" w:rsidP="003552FD">
            <w:pPr>
              <w:spacing w:line="256" w:lineRule="auto"/>
              <w:rPr>
                <w:rFonts w:eastAsia="DengXian" w:cs="Calibri Light"/>
                <w:b/>
                <w:bCs/>
                <w:szCs w:val="21"/>
              </w:rPr>
            </w:pPr>
            <w:r w:rsidRPr="003552FD">
              <w:rPr>
                <w:rFonts w:eastAsia="DengXian" w:cs="Calibri Light"/>
                <w:b/>
                <w:bCs/>
                <w:szCs w:val="21"/>
              </w:rPr>
              <w:t>Date:</w:t>
            </w:r>
          </w:p>
          <w:p w14:paraId="69087E3A" w14:textId="77777777" w:rsidR="003552FD" w:rsidRPr="003552FD" w:rsidRDefault="003552FD" w:rsidP="003552FD">
            <w:pPr>
              <w:spacing w:line="256" w:lineRule="auto"/>
              <w:rPr>
                <w:rFonts w:eastAsia="DengXian" w:cs="Calibri Light"/>
                <w:b/>
                <w:bCs/>
                <w:szCs w:val="21"/>
              </w:rPr>
            </w:pPr>
          </w:p>
        </w:tc>
      </w:tr>
    </w:tbl>
    <w:p w14:paraId="677CBAC8" w14:textId="77777777" w:rsidR="003552FD" w:rsidRPr="003552FD" w:rsidRDefault="003552FD" w:rsidP="003552FD">
      <w:pPr>
        <w:spacing w:after="80"/>
        <w:ind w:right="-624"/>
        <w:rPr>
          <w:rFonts w:eastAsia="DengXian" w:cs="Calibri Light"/>
          <w:szCs w:val="21"/>
        </w:rPr>
      </w:pPr>
    </w:p>
    <w:sectPr w:rsidR="003552FD" w:rsidRPr="003552FD" w:rsidSect="00F344A6">
      <w:pgSz w:w="11900" w:h="16840"/>
      <w:pgMar w:top="1440" w:right="1440" w:bottom="1440" w:left="1440" w:header="720" w:footer="720" w:gutter="0"/>
      <w:cols w:space="34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84F60" w14:textId="77777777" w:rsidR="002B716B" w:rsidRDefault="002B716B">
      <w:r>
        <w:separator/>
      </w:r>
    </w:p>
  </w:endnote>
  <w:endnote w:type="continuationSeparator" w:id="0">
    <w:p w14:paraId="79603EBA" w14:textId="77777777" w:rsidR="002B716B" w:rsidRDefault="002B716B">
      <w:r>
        <w:continuationSeparator/>
      </w:r>
    </w:p>
  </w:endnote>
  <w:endnote w:type="continuationNotice" w:id="1">
    <w:p w14:paraId="27FDFCE3" w14:textId="77777777" w:rsidR="002B716B" w:rsidRDefault="002B7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tima">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okChampa">
    <w:charset w:val="DE"/>
    <w:family w:val="swiss"/>
    <w:pitch w:val="variable"/>
    <w:sig w:usb0="83000003" w:usb1="00000000" w:usb2="00000000" w:usb3="00000000" w:csb0="00010001" w:csb1="00000000"/>
  </w:font>
  <w:font w:name="Helvetica Neue">
    <w:altName w:val="Times New Roman"/>
    <w:charset w:val="00"/>
    <w:family w:val="auto"/>
    <w:pitch w:val="variable"/>
    <w:sig w:usb0="E50002FF" w:usb1="500079DB" w:usb2="00000010" w:usb3="00000000" w:csb0="00000001"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9376247"/>
      <w:docPartObj>
        <w:docPartGallery w:val="Page Numbers (Bottom of Page)"/>
        <w:docPartUnique/>
      </w:docPartObj>
    </w:sdtPr>
    <w:sdtEndPr>
      <w:rPr>
        <w:noProof/>
      </w:rPr>
    </w:sdtEndPr>
    <w:sdtContent>
      <w:p w14:paraId="097D79E7" w14:textId="21E3D6F2" w:rsidR="00054D53" w:rsidRDefault="00054D53">
        <w:pPr>
          <w:pStyle w:val="Footer"/>
          <w:jc w:val="right"/>
        </w:pPr>
        <w:r>
          <w:fldChar w:fldCharType="begin"/>
        </w:r>
        <w:r>
          <w:instrText xml:space="preserve"> PAGE   \* MERGEFORMAT </w:instrText>
        </w:r>
        <w:r>
          <w:fldChar w:fldCharType="separate"/>
        </w:r>
        <w:r w:rsidR="00E502D4">
          <w:rPr>
            <w:noProof/>
          </w:rPr>
          <w:t>1</w:t>
        </w:r>
        <w:r>
          <w:rPr>
            <w:noProof/>
          </w:rPr>
          <w:fldChar w:fldCharType="end"/>
        </w:r>
      </w:p>
    </w:sdtContent>
  </w:sdt>
  <w:p w14:paraId="2DBA40DA" w14:textId="77777777" w:rsidR="00054D53" w:rsidRDefault="00054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2D20A" w14:textId="77777777" w:rsidR="002B716B" w:rsidRDefault="002B716B">
      <w:r>
        <w:separator/>
      </w:r>
    </w:p>
  </w:footnote>
  <w:footnote w:type="continuationSeparator" w:id="0">
    <w:p w14:paraId="049A62CD" w14:textId="77777777" w:rsidR="002B716B" w:rsidRDefault="002B716B">
      <w:r>
        <w:continuationSeparator/>
      </w:r>
    </w:p>
  </w:footnote>
  <w:footnote w:type="continuationNotice" w:id="1">
    <w:p w14:paraId="23F68F98" w14:textId="77777777" w:rsidR="002B716B" w:rsidRDefault="002B71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1285D"/>
    <w:multiLevelType w:val="hybridMultilevel"/>
    <w:tmpl w:val="85045BA2"/>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775E5"/>
    <w:multiLevelType w:val="hybridMultilevel"/>
    <w:tmpl w:val="67268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A73BA"/>
    <w:multiLevelType w:val="hybridMultilevel"/>
    <w:tmpl w:val="E3C0CB1A"/>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A1982"/>
    <w:multiLevelType w:val="multilevel"/>
    <w:tmpl w:val="A2C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6555C"/>
    <w:multiLevelType w:val="hybridMultilevel"/>
    <w:tmpl w:val="4B545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4C0DBA"/>
    <w:multiLevelType w:val="hybridMultilevel"/>
    <w:tmpl w:val="D15C5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B4CEF"/>
    <w:multiLevelType w:val="multilevel"/>
    <w:tmpl w:val="47945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B967FF"/>
    <w:multiLevelType w:val="hybridMultilevel"/>
    <w:tmpl w:val="BB9A7194"/>
    <w:lvl w:ilvl="0" w:tplc="60868DB2">
      <w:start w:val="1"/>
      <w:numFmt w:val="bullet"/>
      <w:lvlText w:val=""/>
      <w:lvlJc w:val="left"/>
      <w:pPr>
        <w:tabs>
          <w:tab w:val="num" w:pos="720"/>
        </w:tabs>
        <w:ind w:left="720" w:hanging="360"/>
      </w:pPr>
      <w:rPr>
        <w:rFonts w:ascii="Symbol" w:hAnsi="Symbol" w:hint="default"/>
        <w:sz w:val="20"/>
      </w:rPr>
    </w:lvl>
    <w:lvl w:ilvl="1" w:tplc="8A0A0BF0" w:tentative="1">
      <w:start w:val="1"/>
      <w:numFmt w:val="bullet"/>
      <w:lvlText w:val=""/>
      <w:lvlJc w:val="left"/>
      <w:pPr>
        <w:tabs>
          <w:tab w:val="num" w:pos="1440"/>
        </w:tabs>
        <w:ind w:left="1440" w:hanging="360"/>
      </w:pPr>
      <w:rPr>
        <w:rFonts w:ascii="Symbol" w:hAnsi="Symbol" w:hint="default"/>
        <w:sz w:val="20"/>
      </w:rPr>
    </w:lvl>
    <w:lvl w:ilvl="2" w:tplc="53C4F5C4" w:tentative="1">
      <w:start w:val="1"/>
      <w:numFmt w:val="bullet"/>
      <w:lvlText w:val=""/>
      <w:lvlJc w:val="left"/>
      <w:pPr>
        <w:tabs>
          <w:tab w:val="num" w:pos="2160"/>
        </w:tabs>
        <w:ind w:left="2160" w:hanging="360"/>
      </w:pPr>
      <w:rPr>
        <w:rFonts w:ascii="Symbol" w:hAnsi="Symbol" w:hint="default"/>
        <w:sz w:val="20"/>
      </w:rPr>
    </w:lvl>
    <w:lvl w:ilvl="3" w:tplc="EBE69BDC" w:tentative="1">
      <w:start w:val="1"/>
      <w:numFmt w:val="bullet"/>
      <w:lvlText w:val=""/>
      <w:lvlJc w:val="left"/>
      <w:pPr>
        <w:tabs>
          <w:tab w:val="num" w:pos="2880"/>
        </w:tabs>
        <w:ind w:left="2880" w:hanging="360"/>
      </w:pPr>
      <w:rPr>
        <w:rFonts w:ascii="Symbol" w:hAnsi="Symbol" w:hint="default"/>
        <w:sz w:val="20"/>
      </w:rPr>
    </w:lvl>
    <w:lvl w:ilvl="4" w:tplc="E76CAE58" w:tentative="1">
      <w:start w:val="1"/>
      <w:numFmt w:val="bullet"/>
      <w:lvlText w:val=""/>
      <w:lvlJc w:val="left"/>
      <w:pPr>
        <w:tabs>
          <w:tab w:val="num" w:pos="3600"/>
        </w:tabs>
        <w:ind w:left="3600" w:hanging="360"/>
      </w:pPr>
      <w:rPr>
        <w:rFonts w:ascii="Symbol" w:hAnsi="Symbol" w:hint="default"/>
        <w:sz w:val="20"/>
      </w:rPr>
    </w:lvl>
    <w:lvl w:ilvl="5" w:tplc="F5A8C982" w:tentative="1">
      <w:start w:val="1"/>
      <w:numFmt w:val="bullet"/>
      <w:lvlText w:val=""/>
      <w:lvlJc w:val="left"/>
      <w:pPr>
        <w:tabs>
          <w:tab w:val="num" w:pos="4320"/>
        </w:tabs>
        <w:ind w:left="4320" w:hanging="360"/>
      </w:pPr>
      <w:rPr>
        <w:rFonts w:ascii="Symbol" w:hAnsi="Symbol" w:hint="default"/>
        <w:sz w:val="20"/>
      </w:rPr>
    </w:lvl>
    <w:lvl w:ilvl="6" w:tplc="F7122B2E" w:tentative="1">
      <w:start w:val="1"/>
      <w:numFmt w:val="bullet"/>
      <w:lvlText w:val=""/>
      <w:lvlJc w:val="left"/>
      <w:pPr>
        <w:tabs>
          <w:tab w:val="num" w:pos="5040"/>
        </w:tabs>
        <w:ind w:left="5040" w:hanging="360"/>
      </w:pPr>
      <w:rPr>
        <w:rFonts w:ascii="Symbol" w:hAnsi="Symbol" w:hint="default"/>
        <w:sz w:val="20"/>
      </w:rPr>
    </w:lvl>
    <w:lvl w:ilvl="7" w:tplc="CC44F836" w:tentative="1">
      <w:start w:val="1"/>
      <w:numFmt w:val="bullet"/>
      <w:lvlText w:val=""/>
      <w:lvlJc w:val="left"/>
      <w:pPr>
        <w:tabs>
          <w:tab w:val="num" w:pos="5760"/>
        </w:tabs>
        <w:ind w:left="5760" w:hanging="360"/>
      </w:pPr>
      <w:rPr>
        <w:rFonts w:ascii="Symbol" w:hAnsi="Symbol" w:hint="default"/>
        <w:sz w:val="20"/>
      </w:rPr>
    </w:lvl>
    <w:lvl w:ilvl="8" w:tplc="E5E2BFB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D561E"/>
    <w:multiLevelType w:val="hybridMultilevel"/>
    <w:tmpl w:val="ECD67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284C29"/>
    <w:multiLevelType w:val="hybridMultilevel"/>
    <w:tmpl w:val="14AC9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2916CF"/>
    <w:multiLevelType w:val="hybridMultilevel"/>
    <w:tmpl w:val="736E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2C76D8"/>
    <w:multiLevelType w:val="hybridMultilevel"/>
    <w:tmpl w:val="23B66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7B3674"/>
    <w:multiLevelType w:val="hybridMultilevel"/>
    <w:tmpl w:val="604474D6"/>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D506E02"/>
    <w:multiLevelType w:val="hybridMultilevel"/>
    <w:tmpl w:val="21202738"/>
    <w:lvl w:ilvl="0" w:tplc="0C12666C">
      <w:start w:val="1"/>
      <w:numFmt w:val="bullet"/>
      <w:lvlText w:val=""/>
      <w:lvlJc w:val="left"/>
      <w:pPr>
        <w:ind w:left="720" w:hanging="360"/>
      </w:pPr>
      <w:rPr>
        <w:rFonts w:ascii="Symbol" w:hAnsi="Symbol" w:hint="default"/>
      </w:rPr>
    </w:lvl>
    <w:lvl w:ilvl="1" w:tplc="AB5A29F0">
      <w:start w:val="1"/>
      <w:numFmt w:val="bullet"/>
      <w:lvlText w:val="o"/>
      <w:lvlJc w:val="left"/>
      <w:pPr>
        <w:ind w:left="1440" w:hanging="360"/>
      </w:pPr>
      <w:rPr>
        <w:rFonts w:ascii="Courier New" w:hAnsi="Courier New" w:hint="default"/>
      </w:rPr>
    </w:lvl>
    <w:lvl w:ilvl="2" w:tplc="54EC72B8">
      <w:start w:val="1"/>
      <w:numFmt w:val="bullet"/>
      <w:lvlText w:val=""/>
      <w:lvlJc w:val="left"/>
      <w:pPr>
        <w:ind w:left="2160" w:hanging="360"/>
      </w:pPr>
      <w:rPr>
        <w:rFonts w:ascii="Wingdings" w:hAnsi="Wingdings" w:hint="default"/>
      </w:rPr>
    </w:lvl>
    <w:lvl w:ilvl="3" w:tplc="7A3CD30A">
      <w:start w:val="1"/>
      <w:numFmt w:val="bullet"/>
      <w:lvlText w:val=""/>
      <w:lvlJc w:val="left"/>
      <w:pPr>
        <w:ind w:left="2880" w:hanging="360"/>
      </w:pPr>
      <w:rPr>
        <w:rFonts w:ascii="Symbol" w:hAnsi="Symbol" w:hint="default"/>
      </w:rPr>
    </w:lvl>
    <w:lvl w:ilvl="4" w:tplc="C018E708">
      <w:start w:val="1"/>
      <w:numFmt w:val="bullet"/>
      <w:lvlText w:val="o"/>
      <w:lvlJc w:val="left"/>
      <w:pPr>
        <w:ind w:left="3600" w:hanging="360"/>
      </w:pPr>
      <w:rPr>
        <w:rFonts w:ascii="Courier New" w:hAnsi="Courier New" w:hint="default"/>
      </w:rPr>
    </w:lvl>
    <w:lvl w:ilvl="5" w:tplc="B75A8728">
      <w:start w:val="1"/>
      <w:numFmt w:val="bullet"/>
      <w:lvlText w:val=""/>
      <w:lvlJc w:val="left"/>
      <w:pPr>
        <w:ind w:left="4320" w:hanging="360"/>
      </w:pPr>
      <w:rPr>
        <w:rFonts w:ascii="Wingdings" w:hAnsi="Wingdings" w:hint="default"/>
      </w:rPr>
    </w:lvl>
    <w:lvl w:ilvl="6" w:tplc="B0880538">
      <w:start w:val="1"/>
      <w:numFmt w:val="bullet"/>
      <w:lvlText w:val=""/>
      <w:lvlJc w:val="left"/>
      <w:pPr>
        <w:ind w:left="5040" w:hanging="360"/>
      </w:pPr>
      <w:rPr>
        <w:rFonts w:ascii="Symbol" w:hAnsi="Symbol" w:hint="default"/>
      </w:rPr>
    </w:lvl>
    <w:lvl w:ilvl="7" w:tplc="95C2B02E">
      <w:start w:val="1"/>
      <w:numFmt w:val="bullet"/>
      <w:lvlText w:val="o"/>
      <w:lvlJc w:val="left"/>
      <w:pPr>
        <w:ind w:left="5760" w:hanging="360"/>
      </w:pPr>
      <w:rPr>
        <w:rFonts w:ascii="Courier New" w:hAnsi="Courier New" w:hint="default"/>
      </w:rPr>
    </w:lvl>
    <w:lvl w:ilvl="8" w:tplc="508A5912">
      <w:start w:val="1"/>
      <w:numFmt w:val="bullet"/>
      <w:lvlText w:val=""/>
      <w:lvlJc w:val="left"/>
      <w:pPr>
        <w:ind w:left="6480" w:hanging="360"/>
      </w:pPr>
      <w:rPr>
        <w:rFonts w:ascii="Wingdings" w:hAnsi="Wingdings" w:hint="default"/>
      </w:rPr>
    </w:lvl>
  </w:abstractNum>
  <w:abstractNum w:abstractNumId="14" w15:restartNumberingAfterBreak="0">
    <w:nsid w:val="32B75D1C"/>
    <w:multiLevelType w:val="hybridMultilevel"/>
    <w:tmpl w:val="82F8E4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5C57F83"/>
    <w:multiLevelType w:val="hybridMultilevel"/>
    <w:tmpl w:val="39109A4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FF1175"/>
    <w:multiLevelType w:val="multilevel"/>
    <w:tmpl w:val="D2A6C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B1512"/>
    <w:multiLevelType w:val="hybridMultilevel"/>
    <w:tmpl w:val="FAB48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D10140"/>
    <w:multiLevelType w:val="hybridMultilevel"/>
    <w:tmpl w:val="27FC6D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E2D0FC8"/>
    <w:multiLevelType w:val="hybridMultilevel"/>
    <w:tmpl w:val="33ACA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7D1C67"/>
    <w:multiLevelType w:val="hybridMultilevel"/>
    <w:tmpl w:val="C7A23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6D318F"/>
    <w:multiLevelType w:val="multilevel"/>
    <w:tmpl w:val="E0A816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40B98"/>
    <w:multiLevelType w:val="multilevel"/>
    <w:tmpl w:val="0F8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1C5ED1"/>
    <w:multiLevelType w:val="hybridMultilevel"/>
    <w:tmpl w:val="8A5ED6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E387C93"/>
    <w:multiLevelType w:val="multilevel"/>
    <w:tmpl w:val="C5CCB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A26F04"/>
    <w:multiLevelType w:val="hybridMultilevel"/>
    <w:tmpl w:val="860E361A"/>
    <w:lvl w:ilvl="0" w:tplc="6AE40A28">
      <w:start w:val="1"/>
      <w:numFmt w:val="bullet"/>
      <w:lvlText w:val=""/>
      <w:lvlJc w:val="left"/>
      <w:pPr>
        <w:tabs>
          <w:tab w:val="num" w:pos="720"/>
        </w:tabs>
        <w:ind w:left="720" w:hanging="360"/>
      </w:pPr>
      <w:rPr>
        <w:rFonts w:ascii="Symbol" w:hAnsi="Symbol" w:hint="default"/>
        <w:sz w:val="20"/>
      </w:rPr>
    </w:lvl>
    <w:lvl w:ilvl="1" w:tplc="1156853A" w:tentative="1">
      <w:start w:val="1"/>
      <w:numFmt w:val="bullet"/>
      <w:lvlText w:val=""/>
      <w:lvlJc w:val="left"/>
      <w:pPr>
        <w:tabs>
          <w:tab w:val="num" w:pos="1440"/>
        </w:tabs>
        <w:ind w:left="1440" w:hanging="360"/>
      </w:pPr>
      <w:rPr>
        <w:rFonts w:ascii="Symbol" w:hAnsi="Symbol" w:hint="default"/>
        <w:sz w:val="20"/>
      </w:rPr>
    </w:lvl>
    <w:lvl w:ilvl="2" w:tplc="A6FA4E12" w:tentative="1">
      <w:start w:val="1"/>
      <w:numFmt w:val="bullet"/>
      <w:lvlText w:val=""/>
      <w:lvlJc w:val="left"/>
      <w:pPr>
        <w:tabs>
          <w:tab w:val="num" w:pos="2160"/>
        </w:tabs>
        <w:ind w:left="2160" w:hanging="360"/>
      </w:pPr>
      <w:rPr>
        <w:rFonts w:ascii="Symbol" w:hAnsi="Symbol" w:hint="default"/>
        <w:sz w:val="20"/>
      </w:rPr>
    </w:lvl>
    <w:lvl w:ilvl="3" w:tplc="912A8D5A" w:tentative="1">
      <w:start w:val="1"/>
      <w:numFmt w:val="bullet"/>
      <w:lvlText w:val=""/>
      <w:lvlJc w:val="left"/>
      <w:pPr>
        <w:tabs>
          <w:tab w:val="num" w:pos="2880"/>
        </w:tabs>
        <w:ind w:left="2880" w:hanging="360"/>
      </w:pPr>
      <w:rPr>
        <w:rFonts w:ascii="Symbol" w:hAnsi="Symbol" w:hint="default"/>
        <w:sz w:val="20"/>
      </w:rPr>
    </w:lvl>
    <w:lvl w:ilvl="4" w:tplc="1E9CD098" w:tentative="1">
      <w:start w:val="1"/>
      <w:numFmt w:val="bullet"/>
      <w:lvlText w:val=""/>
      <w:lvlJc w:val="left"/>
      <w:pPr>
        <w:tabs>
          <w:tab w:val="num" w:pos="3600"/>
        </w:tabs>
        <w:ind w:left="3600" w:hanging="360"/>
      </w:pPr>
      <w:rPr>
        <w:rFonts w:ascii="Symbol" w:hAnsi="Symbol" w:hint="default"/>
        <w:sz w:val="20"/>
      </w:rPr>
    </w:lvl>
    <w:lvl w:ilvl="5" w:tplc="FEC0BD28" w:tentative="1">
      <w:start w:val="1"/>
      <w:numFmt w:val="bullet"/>
      <w:lvlText w:val=""/>
      <w:lvlJc w:val="left"/>
      <w:pPr>
        <w:tabs>
          <w:tab w:val="num" w:pos="4320"/>
        </w:tabs>
        <w:ind w:left="4320" w:hanging="360"/>
      </w:pPr>
      <w:rPr>
        <w:rFonts w:ascii="Symbol" w:hAnsi="Symbol" w:hint="default"/>
        <w:sz w:val="20"/>
      </w:rPr>
    </w:lvl>
    <w:lvl w:ilvl="6" w:tplc="4FC83AD6" w:tentative="1">
      <w:start w:val="1"/>
      <w:numFmt w:val="bullet"/>
      <w:lvlText w:val=""/>
      <w:lvlJc w:val="left"/>
      <w:pPr>
        <w:tabs>
          <w:tab w:val="num" w:pos="5040"/>
        </w:tabs>
        <w:ind w:left="5040" w:hanging="360"/>
      </w:pPr>
      <w:rPr>
        <w:rFonts w:ascii="Symbol" w:hAnsi="Symbol" w:hint="default"/>
        <w:sz w:val="20"/>
      </w:rPr>
    </w:lvl>
    <w:lvl w:ilvl="7" w:tplc="AD901AC6" w:tentative="1">
      <w:start w:val="1"/>
      <w:numFmt w:val="bullet"/>
      <w:lvlText w:val=""/>
      <w:lvlJc w:val="left"/>
      <w:pPr>
        <w:tabs>
          <w:tab w:val="num" w:pos="5760"/>
        </w:tabs>
        <w:ind w:left="5760" w:hanging="360"/>
      </w:pPr>
      <w:rPr>
        <w:rFonts w:ascii="Symbol" w:hAnsi="Symbol" w:hint="default"/>
        <w:sz w:val="20"/>
      </w:rPr>
    </w:lvl>
    <w:lvl w:ilvl="8" w:tplc="99FE0DD2"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AD6FF2"/>
    <w:multiLevelType w:val="hybridMultilevel"/>
    <w:tmpl w:val="D2A8F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454053"/>
    <w:multiLevelType w:val="hybridMultilevel"/>
    <w:tmpl w:val="F23A2CF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AF8BC64"/>
    <w:multiLevelType w:val="multilevel"/>
    <w:tmpl w:val="5AF8BC64"/>
    <w:name w:val="Numbered list 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9" w15:restartNumberingAfterBreak="0">
    <w:nsid w:val="5AF8BC65"/>
    <w:multiLevelType w:val="multilevel"/>
    <w:tmpl w:val="5AF8BC65"/>
    <w:name w:val="Numbered list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0" w15:restartNumberingAfterBreak="0">
    <w:nsid w:val="5AF8BC66"/>
    <w:multiLevelType w:val="multilevel"/>
    <w:tmpl w:val="5AF8BC66"/>
    <w:name w:val="Numbered list 3"/>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31" w15:restartNumberingAfterBreak="0">
    <w:nsid w:val="5AF8BC67"/>
    <w:multiLevelType w:val="hybridMultilevel"/>
    <w:tmpl w:val="5AF8BC67"/>
    <w:name w:val="Numbered list 4"/>
    <w:lvl w:ilvl="0" w:tplc="C5445024">
      <w:start w:val="1"/>
      <w:numFmt w:val="bullet"/>
      <w:lvlText w:val=""/>
      <w:lvlJc w:val="left"/>
      <w:rPr>
        <w:rFonts w:ascii="Symbol" w:hAnsi="Symbol"/>
      </w:rPr>
    </w:lvl>
    <w:lvl w:ilvl="1" w:tplc="D59A1AA0">
      <w:start w:val="1"/>
      <w:numFmt w:val="bullet"/>
      <w:lvlText w:val="o"/>
      <w:lvlJc w:val="left"/>
      <w:rPr>
        <w:rFonts w:ascii="Courier New" w:hAnsi="Courier New"/>
      </w:rPr>
    </w:lvl>
    <w:lvl w:ilvl="2" w:tplc="D7CAEC3A">
      <w:start w:val="1"/>
      <w:numFmt w:val="bullet"/>
      <w:lvlText w:val=""/>
      <w:lvlJc w:val="left"/>
      <w:rPr>
        <w:rFonts w:ascii="Wingdings" w:hAnsi="Wingdings"/>
      </w:rPr>
    </w:lvl>
    <w:lvl w:ilvl="3" w:tplc="2A323B7E">
      <w:start w:val="1"/>
      <w:numFmt w:val="bullet"/>
      <w:lvlText w:val=""/>
      <w:lvlJc w:val="left"/>
      <w:rPr>
        <w:rFonts w:ascii="Symbol" w:hAnsi="Symbol"/>
      </w:rPr>
    </w:lvl>
    <w:lvl w:ilvl="4" w:tplc="BAF250D4">
      <w:start w:val="1"/>
      <w:numFmt w:val="bullet"/>
      <w:lvlText w:val="o"/>
      <w:lvlJc w:val="left"/>
      <w:rPr>
        <w:rFonts w:ascii="Courier New" w:hAnsi="Courier New"/>
      </w:rPr>
    </w:lvl>
    <w:lvl w:ilvl="5" w:tplc="2C308DE4">
      <w:start w:val="1"/>
      <w:numFmt w:val="bullet"/>
      <w:lvlText w:val=""/>
      <w:lvlJc w:val="left"/>
      <w:rPr>
        <w:rFonts w:ascii="Wingdings" w:hAnsi="Wingdings"/>
      </w:rPr>
    </w:lvl>
    <w:lvl w:ilvl="6" w:tplc="0518CC6C">
      <w:start w:val="1"/>
      <w:numFmt w:val="bullet"/>
      <w:lvlText w:val=""/>
      <w:lvlJc w:val="left"/>
      <w:rPr>
        <w:rFonts w:ascii="Symbol" w:hAnsi="Symbol"/>
      </w:rPr>
    </w:lvl>
    <w:lvl w:ilvl="7" w:tplc="081A336A">
      <w:start w:val="1"/>
      <w:numFmt w:val="bullet"/>
      <w:lvlText w:val="o"/>
      <w:lvlJc w:val="left"/>
      <w:rPr>
        <w:rFonts w:ascii="Courier New" w:hAnsi="Courier New"/>
      </w:rPr>
    </w:lvl>
    <w:lvl w:ilvl="8" w:tplc="CC3A7AE8">
      <w:start w:val="1"/>
      <w:numFmt w:val="bullet"/>
      <w:lvlText w:val=""/>
      <w:lvlJc w:val="left"/>
      <w:rPr>
        <w:rFonts w:ascii="Wingdings" w:hAnsi="Wingdings"/>
      </w:rPr>
    </w:lvl>
  </w:abstractNum>
  <w:abstractNum w:abstractNumId="32" w15:restartNumberingAfterBreak="0">
    <w:nsid w:val="5AF8BC68"/>
    <w:multiLevelType w:val="hybridMultilevel"/>
    <w:tmpl w:val="5AF8BC68"/>
    <w:name w:val="Numbered list 5"/>
    <w:lvl w:ilvl="0" w:tplc="4974535E">
      <w:start w:val="1"/>
      <w:numFmt w:val="bullet"/>
      <w:lvlText w:val=""/>
      <w:lvlJc w:val="left"/>
      <w:rPr>
        <w:rFonts w:ascii="Symbol" w:hAnsi="Symbol"/>
      </w:rPr>
    </w:lvl>
    <w:lvl w:ilvl="1" w:tplc="BB78A0A0">
      <w:start w:val="1"/>
      <w:numFmt w:val="bullet"/>
      <w:lvlText w:val="o"/>
      <w:lvlJc w:val="left"/>
      <w:rPr>
        <w:rFonts w:ascii="Courier New" w:hAnsi="Courier New"/>
      </w:rPr>
    </w:lvl>
    <w:lvl w:ilvl="2" w:tplc="A73C5A32">
      <w:start w:val="1"/>
      <w:numFmt w:val="bullet"/>
      <w:lvlText w:val=""/>
      <w:lvlJc w:val="left"/>
      <w:rPr>
        <w:rFonts w:ascii="Wingdings" w:hAnsi="Wingdings"/>
      </w:rPr>
    </w:lvl>
    <w:lvl w:ilvl="3" w:tplc="9A620A22">
      <w:start w:val="1"/>
      <w:numFmt w:val="bullet"/>
      <w:lvlText w:val=""/>
      <w:lvlJc w:val="left"/>
      <w:rPr>
        <w:rFonts w:ascii="Symbol" w:hAnsi="Symbol"/>
      </w:rPr>
    </w:lvl>
    <w:lvl w:ilvl="4" w:tplc="0C5A269E">
      <w:start w:val="1"/>
      <w:numFmt w:val="bullet"/>
      <w:lvlText w:val="o"/>
      <w:lvlJc w:val="left"/>
      <w:rPr>
        <w:rFonts w:ascii="Courier New" w:hAnsi="Courier New"/>
      </w:rPr>
    </w:lvl>
    <w:lvl w:ilvl="5" w:tplc="C856077E">
      <w:start w:val="1"/>
      <w:numFmt w:val="bullet"/>
      <w:lvlText w:val=""/>
      <w:lvlJc w:val="left"/>
      <w:rPr>
        <w:rFonts w:ascii="Wingdings" w:hAnsi="Wingdings"/>
      </w:rPr>
    </w:lvl>
    <w:lvl w:ilvl="6" w:tplc="C56EA2D6">
      <w:start w:val="1"/>
      <w:numFmt w:val="bullet"/>
      <w:lvlText w:val=""/>
      <w:lvlJc w:val="left"/>
      <w:rPr>
        <w:rFonts w:ascii="Symbol" w:hAnsi="Symbol"/>
      </w:rPr>
    </w:lvl>
    <w:lvl w:ilvl="7" w:tplc="9EF8FB9E">
      <w:start w:val="1"/>
      <w:numFmt w:val="bullet"/>
      <w:lvlText w:val="o"/>
      <w:lvlJc w:val="left"/>
      <w:rPr>
        <w:rFonts w:ascii="Courier New" w:hAnsi="Courier New"/>
      </w:rPr>
    </w:lvl>
    <w:lvl w:ilvl="8" w:tplc="A1F6C2B0">
      <w:start w:val="1"/>
      <w:numFmt w:val="bullet"/>
      <w:lvlText w:val=""/>
      <w:lvlJc w:val="left"/>
      <w:rPr>
        <w:rFonts w:ascii="Wingdings" w:hAnsi="Wingdings"/>
      </w:rPr>
    </w:lvl>
  </w:abstractNum>
  <w:abstractNum w:abstractNumId="33" w15:restartNumberingAfterBreak="0">
    <w:nsid w:val="5AF8BC69"/>
    <w:multiLevelType w:val="hybridMultilevel"/>
    <w:tmpl w:val="5AF8BC69"/>
    <w:name w:val="Numbered list 6"/>
    <w:lvl w:ilvl="0" w:tplc="62E8B454">
      <w:start w:val="1"/>
      <w:numFmt w:val="bullet"/>
      <w:lvlText w:val=""/>
      <w:lvlJc w:val="left"/>
      <w:rPr>
        <w:rFonts w:ascii="Symbol" w:hAnsi="Symbol"/>
      </w:rPr>
    </w:lvl>
    <w:lvl w:ilvl="1" w:tplc="84761C9E">
      <w:start w:val="1"/>
      <w:numFmt w:val="bullet"/>
      <w:lvlText w:val="o"/>
      <w:lvlJc w:val="left"/>
      <w:rPr>
        <w:rFonts w:ascii="Courier New" w:hAnsi="Courier New"/>
      </w:rPr>
    </w:lvl>
    <w:lvl w:ilvl="2" w:tplc="62AE2462">
      <w:start w:val="1"/>
      <w:numFmt w:val="bullet"/>
      <w:lvlText w:val=""/>
      <w:lvlJc w:val="left"/>
      <w:rPr>
        <w:rFonts w:ascii="Wingdings" w:hAnsi="Wingdings"/>
      </w:rPr>
    </w:lvl>
    <w:lvl w:ilvl="3" w:tplc="27E03FE4">
      <w:start w:val="1"/>
      <w:numFmt w:val="bullet"/>
      <w:lvlText w:val=""/>
      <w:lvlJc w:val="left"/>
      <w:rPr>
        <w:rFonts w:ascii="Symbol" w:hAnsi="Symbol"/>
      </w:rPr>
    </w:lvl>
    <w:lvl w:ilvl="4" w:tplc="99640504">
      <w:start w:val="1"/>
      <w:numFmt w:val="bullet"/>
      <w:lvlText w:val="o"/>
      <w:lvlJc w:val="left"/>
      <w:rPr>
        <w:rFonts w:ascii="Courier New" w:hAnsi="Courier New"/>
      </w:rPr>
    </w:lvl>
    <w:lvl w:ilvl="5" w:tplc="AF1AFC5E">
      <w:start w:val="1"/>
      <w:numFmt w:val="bullet"/>
      <w:lvlText w:val=""/>
      <w:lvlJc w:val="left"/>
      <w:rPr>
        <w:rFonts w:ascii="Wingdings" w:hAnsi="Wingdings"/>
      </w:rPr>
    </w:lvl>
    <w:lvl w:ilvl="6" w:tplc="46408EE0">
      <w:start w:val="1"/>
      <w:numFmt w:val="bullet"/>
      <w:lvlText w:val=""/>
      <w:lvlJc w:val="left"/>
      <w:rPr>
        <w:rFonts w:ascii="Symbol" w:hAnsi="Symbol"/>
      </w:rPr>
    </w:lvl>
    <w:lvl w:ilvl="7" w:tplc="CE402688">
      <w:start w:val="1"/>
      <w:numFmt w:val="bullet"/>
      <w:lvlText w:val="o"/>
      <w:lvlJc w:val="left"/>
      <w:rPr>
        <w:rFonts w:ascii="Courier New" w:hAnsi="Courier New"/>
      </w:rPr>
    </w:lvl>
    <w:lvl w:ilvl="8" w:tplc="A274C322">
      <w:start w:val="1"/>
      <w:numFmt w:val="bullet"/>
      <w:lvlText w:val=""/>
      <w:lvlJc w:val="left"/>
      <w:rPr>
        <w:rFonts w:ascii="Wingdings" w:hAnsi="Wingdings"/>
      </w:rPr>
    </w:lvl>
  </w:abstractNum>
  <w:abstractNum w:abstractNumId="34" w15:restartNumberingAfterBreak="0">
    <w:nsid w:val="5AF8BC6A"/>
    <w:multiLevelType w:val="hybridMultilevel"/>
    <w:tmpl w:val="5AF8BC6A"/>
    <w:name w:val="Numbered list 7"/>
    <w:lvl w:ilvl="0" w:tplc="E39A5088">
      <w:start w:val="1"/>
      <w:numFmt w:val="bullet"/>
      <w:lvlText w:val=""/>
      <w:lvlJc w:val="left"/>
      <w:rPr>
        <w:rFonts w:ascii="Symbol" w:hAnsi="Symbol"/>
      </w:rPr>
    </w:lvl>
    <w:lvl w:ilvl="1" w:tplc="EBBC43B0">
      <w:start w:val="1"/>
      <w:numFmt w:val="bullet"/>
      <w:lvlText w:val="o"/>
      <w:lvlJc w:val="left"/>
      <w:rPr>
        <w:rFonts w:ascii="Courier New" w:hAnsi="Courier New"/>
      </w:rPr>
    </w:lvl>
    <w:lvl w:ilvl="2" w:tplc="053286D6">
      <w:start w:val="1"/>
      <w:numFmt w:val="bullet"/>
      <w:lvlText w:val=""/>
      <w:lvlJc w:val="left"/>
      <w:rPr>
        <w:rFonts w:ascii="Wingdings" w:hAnsi="Wingdings"/>
      </w:rPr>
    </w:lvl>
    <w:lvl w:ilvl="3" w:tplc="599297D2">
      <w:start w:val="1"/>
      <w:numFmt w:val="bullet"/>
      <w:lvlText w:val=""/>
      <w:lvlJc w:val="left"/>
      <w:rPr>
        <w:rFonts w:ascii="Symbol" w:hAnsi="Symbol"/>
      </w:rPr>
    </w:lvl>
    <w:lvl w:ilvl="4" w:tplc="BA7A5ABE">
      <w:start w:val="1"/>
      <w:numFmt w:val="bullet"/>
      <w:lvlText w:val="o"/>
      <w:lvlJc w:val="left"/>
      <w:rPr>
        <w:rFonts w:ascii="Courier New" w:hAnsi="Courier New"/>
      </w:rPr>
    </w:lvl>
    <w:lvl w:ilvl="5" w:tplc="9204429E">
      <w:start w:val="1"/>
      <w:numFmt w:val="bullet"/>
      <w:lvlText w:val=""/>
      <w:lvlJc w:val="left"/>
      <w:rPr>
        <w:rFonts w:ascii="Wingdings" w:hAnsi="Wingdings"/>
      </w:rPr>
    </w:lvl>
    <w:lvl w:ilvl="6" w:tplc="1E60C944">
      <w:start w:val="1"/>
      <w:numFmt w:val="bullet"/>
      <w:lvlText w:val=""/>
      <w:lvlJc w:val="left"/>
      <w:rPr>
        <w:rFonts w:ascii="Symbol" w:hAnsi="Symbol"/>
      </w:rPr>
    </w:lvl>
    <w:lvl w:ilvl="7" w:tplc="B0F6688C">
      <w:start w:val="1"/>
      <w:numFmt w:val="bullet"/>
      <w:lvlText w:val="o"/>
      <w:lvlJc w:val="left"/>
      <w:rPr>
        <w:rFonts w:ascii="Courier New" w:hAnsi="Courier New"/>
      </w:rPr>
    </w:lvl>
    <w:lvl w:ilvl="8" w:tplc="5548364E">
      <w:start w:val="1"/>
      <w:numFmt w:val="bullet"/>
      <w:lvlText w:val=""/>
      <w:lvlJc w:val="left"/>
      <w:rPr>
        <w:rFonts w:ascii="Wingdings" w:hAnsi="Wingdings"/>
      </w:rPr>
    </w:lvl>
  </w:abstractNum>
  <w:abstractNum w:abstractNumId="35" w15:restartNumberingAfterBreak="0">
    <w:nsid w:val="5AF8BC6B"/>
    <w:multiLevelType w:val="multilevel"/>
    <w:tmpl w:val="5AF8BC6B"/>
    <w:name w:val="Numbered list 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6" w15:restartNumberingAfterBreak="0">
    <w:nsid w:val="5AF8BC6C"/>
    <w:multiLevelType w:val="multilevel"/>
    <w:tmpl w:val="5AF8BC6C"/>
    <w:name w:val="Numbered list 9"/>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7" w15:restartNumberingAfterBreak="0">
    <w:nsid w:val="5AF8BC6D"/>
    <w:multiLevelType w:val="multilevel"/>
    <w:tmpl w:val="5AF8BC6D"/>
    <w:name w:val="Numbered list 10"/>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8" w15:restartNumberingAfterBreak="0">
    <w:nsid w:val="5AF8BC6E"/>
    <w:multiLevelType w:val="multilevel"/>
    <w:tmpl w:val="5AF8BC6E"/>
    <w:name w:val="Numbered list 1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9" w15:restartNumberingAfterBreak="0">
    <w:nsid w:val="5AF8BC6F"/>
    <w:multiLevelType w:val="multilevel"/>
    <w:tmpl w:val="5AF8BC6F"/>
    <w:name w:val="Numbered list 1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0" w15:restartNumberingAfterBreak="0">
    <w:nsid w:val="5AF8BC70"/>
    <w:multiLevelType w:val="multilevel"/>
    <w:tmpl w:val="5AF8BC70"/>
    <w:name w:val="Numbered list 1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1" w15:restartNumberingAfterBreak="0">
    <w:nsid w:val="5AF8BC71"/>
    <w:multiLevelType w:val="multilevel"/>
    <w:tmpl w:val="5AF8BC71"/>
    <w:name w:val="Numbered list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2" w15:restartNumberingAfterBreak="0">
    <w:nsid w:val="5AF8BC72"/>
    <w:multiLevelType w:val="multilevel"/>
    <w:tmpl w:val="5AF8BC72"/>
    <w:name w:val="Numbered list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3" w15:restartNumberingAfterBreak="0">
    <w:nsid w:val="5AF8BC73"/>
    <w:multiLevelType w:val="multilevel"/>
    <w:tmpl w:val="5AF8BC73"/>
    <w:name w:val="Numbered list 16"/>
    <w:lvl w:ilvl="0">
      <w:start w:val="1"/>
      <w:numFmt w:val="lowerRoman"/>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4" w15:restartNumberingAfterBreak="0">
    <w:nsid w:val="5AF8BC74"/>
    <w:multiLevelType w:val="multilevel"/>
    <w:tmpl w:val="5AF8BC74"/>
    <w:name w:val="Numbered list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5" w15:restartNumberingAfterBreak="0">
    <w:nsid w:val="5AF8BC75"/>
    <w:multiLevelType w:val="multilevel"/>
    <w:tmpl w:val="5AF8BC75"/>
    <w:name w:val="Numbered list 1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6" w15:restartNumberingAfterBreak="0">
    <w:nsid w:val="5AF8BC76"/>
    <w:multiLevelType w:val="multilevel"/>
    <w:tmpl w:val="5AF8BC76"/>
    <w:name w:val="Numbered list 19"/>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 w15:restartNumberingAfterBreak="0">
    <w:nsid w:val="5AF8BC77"/>
    <w:multiLevelType w:val="multilevel"/>
    <w:tmpl w:val="5AF8BC77"/>
    <w:name w:val="Numbered list 20"/>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48" w15:restartNumberingAfterBreak="0">
    <w:nsid w:val="5AF8BC78"/>
    <w:multiLevelType w:val="multilevel"/>
    <w:tmpl w:val="5AF8BC78"/>
    <w:name w:val="Numbered list 2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9" w15:restartNumberingAfterBreak="0">
    <w:nsid w:val="5AF8BC79"/>
    <w:multiLevelType w:val="multilevel"/>
    <w:tmpl w:val="5AF8BC79"/>
    <w:name w:val="Numbered list 22"/>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0" w15:restartNumberingAfterBreak="0">
    <w:nsid w:val="5AF8BC7A"/>
    <w:multiLevelType w:val="multilevel"/>
    <w:tmpl w:val="5AF8BC7A"/>
    <w:name w:val="Numbered list 2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1" w15:restartNumberingAfterBreak="0">
    <w:nsid w:val="5AF8BC7B"/>
    <w:multiLevelType w:val="multilevel"/>
    <w:tmpl w:val="5AF8BC7B"/>
    <w:name w:val="Numbered list 24"/>
    <w:lvl w:ilvl="0">
      <w:start w:val="1"/>
      <w:numFmt w:val="bullet"/>
      <w:lvlText w:val=""/>
      <w:lvlJc w:val="left"/>
      <w:rPr>
        <w:rFonts w:ascii="Symbol" w:hAnsi="Symbol"/>
        <w:sz w:val="20"/>
      </w:rPr>
    </w:lvl>
    <w:lvl w:ilvl="1">
      <w:start w:val="1"/>
      <w:numFmt w:val="bullet"/>
      <w:lvlText w:val=""/>
      <w:lvlJc w:val="left"/>
      <w:rPr>
        <w:rFonts w:ascii="Symbol" w:hAnsi="Symbol"/>
        <w:sz w:val="20"/>
      </w:rPr>
    </w:lvl>
    <w:lvl w:ilvl="2">
      <w:start w:val="1"/>
      <w:numFmt w:val="bullet"/>
      <w:lvlText w:val=""/>
      <w:lvlJc w:val="left"/>
      <w:rPr>
        <w:rFonts w:ascii="Symbol" w:hAnsi="Symbol"/>
        <w:sz w:val="20"/>
      </w:rPr>
    </w:lvl>
    <w:lvl w:ilvl="3">
      <w:start w:val="1"/>
      <w:numFmt w:val="bullet"/>
      <w:lvlText w:val=""/>
      <w:lvlJc w:val="left"/>
      <w:rPr>
        <w:rFonts w:ascii="Symbol" w:hAnsi="Symbol"/>
        <w:sz w:val="20"/>
      </w:rPr>
    </w:lvl>
    <w:lvl w:ilvl="4">
      <w:start w:val="1"/>
      <w:numFmt w:val="bullet"/>
      <w:lvlText w:val=""/>
      <w:lvlJc w:val="left"/>
      <w:rPr>
        <w:rFonts w:ascii="Symbol" w:hAnsi="Symbol"/>
        <w:sz w:val="20"/>
      </w:rPr>
    </w:lvl>
    <w:lvl w:ilvl="5">
      <w:start w:val="1"/>
      <w:numFmt w:val="bullet"/>
      <w:lvlText w:val=""/>
      <w:lvlJc w:val="left"/>
      <w:rPr>
        <w:rFonts w:ascii="Symbol" w:hAnsi="Symbol"/>
        <w:sz w:val="20"/>
      </w:rPr>
    </w:lvl>
    <w:lvl w:ilvl="6">
      <w:start w:val="1"/>
      <w:numFmt w:val="bullet"/>
      <w:lvlText w:val=""/>
      <w:lvlJc w:val="left"/>
      <w:rPr>
        <w:rFonts w:ascii="Symbol" w:hAnsi="Symbol"/>
        <w:sz w:val="20"/>
      </w:rPr>
    </w:lvl>
    <w:lvl w:ilvl="7">
      <w:start w:val="1"/>
      <w:numFmt w:val="bullet"/>
      <w:lvlText w:val=""/>
      <w:lvlJc w:val="left"/>
      <w:rPr>
        <w:rFonts w:ascii="Symbol" w:hAnsi="Symbol"/>
        <w:sz w:val="20"/>
      </w:rPr>
    </w:lvl>
    <w:lvl w:ilvl="8">
      <w:start w:val="1"/>
      <w:numFmt w:val="bullet"/>
      <w:lvlText w:val=""/>
      <w:lvlJc w:val="left"/>
      <w:rPr>
        <w:rFonts w:ascii="Symbol" w:hAnsi="Symbol"/>
        <w:sz w:val="20"/>
      </w:rPr>
    </w:lvl>
  </w:abstractNum>
  <w:abstractNum w:abstractNumId="52" w15:restartNumberingAfterBreak="0">
    <w:nsid w:val="5AF8BC7C"/>
    <w:multiLevelType w:val="multilevel"/>
    <w:tmpl w:val="D4D0D638"/>
    <w:name w:val="Numbered list 25"/>
    <w:lvl w:ilvl="0">
      <w:start w:val="1"/>
      <w:numFmt w:val="decimal"/>
      <w:lvlText w:val="%1."/>
      <w:lvlJc w:val="left"/>
      <w:pPr>
        <w:ind w:left="360" w:hanging="360"/>
      </w:p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3" w15:restartNumberingAfterBreak="0">
    <w:nsid w:val="5AF8BC7D"/>
    <w:multiLevelType w:val="multilevel"/>
    <w:tmpl w:val="5AF8BC7D"/>
    <w:name w:val="Numbered list 26"/>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4" w15:restartNumberingAfterBreak="0">
    <w:nsid w:val="5AF8BC7E"/>
    <w:multiLevelType w:val="multilevel"/>
    <w:tmpl w:val="5AF8BC7E"/>
    <w:name w:val="Numbered list 2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5" w15:restartNumberingAfterBreak="0">
    <w:nsid w:val="5AF8BC7F"/>
    <w:multiLevelType w:val="multilevel"/>
    <w:tmpl w:val="5AF8BC7F"/>
    <w:name w:val="Numbered list 2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6" w15:restartNumberingAfterBreak="0">
    <w:nsid w:val="5AF8BC80"/>
    <w:multiLevelType w:val="multilevel"/>
    <w:tmpl w:val="5AF8BC80"/>
    <w:name w:val="Numbered list 29"/>
    <w:lvl w:ilvl="0">
      <w:start w:val="3"/>
      <w:numFmt w:val="bullet"/>
      <w:lvlText w:val="-"/>
      <w:lvlJc w:val="left"/>
      <w:rPr>
        <w:rFonts w:ascii="Calibri" w:hAnsi="Calibri"/>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7" w15:restartNumberingAfterBreak="0">
    <w:nsid w:val="5AF8BC81"/>
    <w:multiLevelType w:val="multilevel"/>
    <w:tmpl w:val="5AF8BC81"/>
    <w:name w:val="Numbered list 30"/>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58" w15:restartNumberingAfterBreak="0">
    <w:nsid w:val="5AF8BC82"/>
    <w:multiLevelType w:val="multilevel"/>
    <w:tmpl w:val="5AF8BC82"/>
    <w:name w:val="Numbered list 3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9" w15:restartNumberingAfterBreak="0">
    <w:nsid w:val="5AF8BC83"/>
    <w:multiLevelType w:val="multilevel"/>
    <w:tmpl w:val="5AF8BC83"/>
    <w:name w:val="Numbered list 3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0" w15:restartNumberingAfterBreak="0">
    <w:nsid w:val="5AF8BC84"/>
    <w:multiLevelType w:val="multilevel"/>
    <w:tmpl w:val="5AF8BC84"/>
    <w:name w:val="Numbered list 3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1" w15:restartNumberingAfterBreak="0">
    <w:nsid w:val="5AF8BC85"/>
    <w:multiLevelType w:val="multilevel"/>
    <w:tmpl w:val="5AF8BC85"/>
    <w:name w:val="Numbered list 3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2" w15:restartNumberingAfterBreak="0">
    <w:nsid w:val="5AF8BC86"/>
    <w:multiLevelType w:val="multilevel"/>
    <w:tmpl w:val="5AF8BC86"/>
    <w:name w:val="Numbered list 35"/>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3" w15:restartNumberingAfterBreak="0">
    <w:nsid w:val="5AF8BC87"/>
    <w:multiLevelType w:val="multilevel"/>
    <w:tmpl w:val="5AF8BC87"/>
    <w:name w:val="Numbered list 36"/>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4" w15:restartNumberingAfterBreak="0">
    <w:nsid w:val="5AF8BC88"/>
    <w:multiLevelType w:val="multilevel"/>
    <w:tmpl w:val="5AF8BC88"/>
    <w:name w:val="Numbered list 3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5" w15:restartNumberingAfterBreak="0">
    <w:nsid w:val="5AF8BC89"/>
    <w:multiLevelType w:val="multilevel"/>
    <w:tmpl w:val="5AF8BC89"/>
    <w:name w:val="Numbered list 3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6" w15:restartNumberingAfterBreak="0">
    <w:nsid w:val="5AF8BC8A"/>
    <w:multiLevelType w:val="multilevel"/>
    <w:tmpl w:val="5AF8BC8A"/>
    <w:name w:val="Numbered list 39"/>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7" w15:restartNumberingAfterBreak="0">
    <w:nsid w:val="5AF8BC8B"/>
    <w:multiLevelType w:val="multilevel"/>
    <w:tmpl w:val="5AF8BC8B"/>
    <w:name w:val="Numbered list 40"/>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8" w15:restartNumberingAfterBreak="0">
    <w:nsid w:val="5AF8BC8C"/>
    <w:multiLevelType w:val="multilevel"/>
    <w:tmpl w:val="5AF8BC8C"/>
    <w:name w:val="Numbered list 4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69" w15:restartNumberingAfterBreak="0">
    <w:nsid w:val="5AF8BC8D"/>
    <w:multiLevelType w:val="multilevel"/>
    <w:tmpl w:val="5AF8BC8D"/>
    <w:name w:val="Numbered list 42"/>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70" w15:restartNumberingAfterBreak="0">
    <w:nsid w:val="5AF8BC8E"/>
    <w:multiLevelType w:val="multilevel"/>
    <w:tmpl w:val="5AF8BC8E"/>
    <w:name w:val="Numbered list 43"/>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71" w15:restartNumberingAfterBreak="0">
    <w:nsid w:val="65327BA4"/>
    <w:multiLevelType w:val="hybridMultilevel"/>
    <w:tmpl w:val="13B41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F0E43ED"/>
    <w:multiLevelType w:val="multilevel"/>
    <w:tmpl w:val="5C7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42009C"/>
    <w:multiLevelType w:val="multilevel"/>
    <w:tmpl w:val="41C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46801DA"/>
    <w:multiLevelType w:val="multilevel"/>
    <w:tmpl w:val="684C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A810F1"/>
    <w:multiLevelType w:val="hybridMultilevel"/>
    <w:tmpl w:val="2EB670E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D9A62F3"/>
    <w:multiLevelType w:val="multilevel"/>
    <w:tmpl w:val="C5CCB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30194">
    <w:abstractNumId w:val="13"/>
  </w:num>
  <w:num w:numId="2" w16cid:durableId="1867404212">
    <w:abstractNumId w:val="43"/>
  </w:num>
  <w:num w:numId="3" w16cid:durableId="221134295">
    <w:abstractNumId w:val="65"/>
  </w:num>
  <w:num w:numId="4" w16cid:durableId="186411340">
    <w:abstractNumId w:val="71"/>
  </w:num>
  <w:num w:numId="5" w16cid:durableId="2027704471">
    <w:abstractNumId w:val="9"/>
  </w:num>
  <w:num w:numId="6" w16cid:durableId="1188175971">
    <w:abstractNumId w:val="72"/>
  </w:num>
  <w:num w:numId="7" w16cid:durableId="1204294739">
    <w:abstractNumId w:val="7"/>
  </w:num>
  <w:num w:numId="8" w16cid:durableId="1487936653">
    <w:abstractNumId w:val="25"/>
  </w:num>
  <w:num w:numId="9" w16cid:durableId="202836642">
    <w:abstractNumId w:val="74"/>
  </w:num>
  <w:num w:numId="10" w16cid:durableId="1011907802">
    <w:abstractNumId w:val="16"/>
  </w:num>
  <w:num w:numId="11" w16cid:durableId="711922560">
    <w:abstractNumId w:val="22"/>
  </w:num>
  <w:num w:numId="12" w16cid:durableId="1144203837">
    <w:abstractNumId w:val="1"/>
  </w:num>
  <w:num w:numId="13" w16cid:durableId="1859469666">
    <w:abstractNumId w:val="6"/>
  </w:num>
  <w:num w:numId="14" w16cid:durableId="578371952">
    <w:abstractNumId w:val="19"/>
  </w:num>
  <w:num w:numId="15" w16cid:durableId="1077898076">
    <w:abstractNumId w:val="73"/>
  </w:num>
  <w:num w:numId="16" w16cid:durableId="1657417748">
    <w:abstractNumId w:val="24"/>
  </w:num>
  <w:num w:numId="17" w16cid:durableId="1595750217">
    <w:abstractNumId w:val="3"/>
  </w:num>
  <w:num w:numId="18" w16cid:durableId="525824318">
    <w:abstractNumId w:val="21"/>
  </w:num>
  <w:num w:numId="19" w16cid:durableId="351995416">
    <w:abstractNumId w:val="18"/>
  </w:num>
  <w:num w:numId="20" w16cid:durableId="365369114">
    <w:abstractNumId w:val="26"/>
  </w:num>
  <w:num w:numId="21" w16cid:durableId="1632129962">
    <w:abstractNumId w:val="23"/>
  </w:num>
  <w:num w:numId="22" w16cid:durableId="455829610">
    <w:abstractNumId w:val="12"/>
  </w:num>
  <w:num w:numId="23" w16cid:durableId="852646281">
    <w:abstractNumId w:val="15"/>
  </w:num>
  <w:num w:numId="24" w16cid:durableId="694622070">
    <w:abstractNumId w:val="4"/>
  </w:num>
  <w:num w:numId="25" w16cid:durableId="2115324787">
    <w:abstractNumId w:val="0"/>
  </w:num>
  <w:num w:numId="26" w16cid:durableId="1923490278">
    <w:abstractNumId w:val="75"/>
  </w:num>
  <w:num w:numId="27" w16cid:durableId="2071612515">
    <w:abstractNumId w:val="14"/>
  </w:num>
  <w:num w:numId="28" w16cid:durableId="610284835">
    <w:abstractNumId w:val="2"/>
  </w:num>
  <w:num w:numId="29" w16cid:durableId="1307079090">
    <w:abstractNumId w:val="76"/>
  </w:num>
  <w:num w:numId="30" w16cid:durableId="803036558">
    <w:abstractNumId w:val="27"/>
  </w:num>
  <w:num w:numId="31" w16cid:durableId="263342412">
    <w:abstractNumId w:val="20"/>
  </w:num>
  <w:num w:numId="32" w16cid:durableId="962733305">
    <w:abstractNumId w:val="5"/>
  </w:num>
  <w:num w:numId="33" w16cid:durableId="363751646">
    <w:abstractNumId w:val="8"/>
  </w:num>
  <w:num w:numId="34" w16cid:durableId="1484589794">
    <w:abstractNumId w:val="11"/>
  </w:num>
  <w:num w:numId="35" w16cid:durableId="449738565">
    <w:abstractNumId w:val="17"/>
  </w:num>
  <w:num w:numId="36" w16cid:durableId="184944318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SystemFonts/>
  <w:gutterAtTop/>
  <w:hideSpellingErrors/>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NTM3tjAzMDI0NDBS0lEKTi0uzszPAykwqwUAs8DSOSwAAAA="/>
  </w:docVars>
  <w:rsids>
    <w:rsidRoot w:val="00B56071"/>
    <w:rsid w:val="00003E5D"/>
    <w:rsid w:val="000110C1"/>
    <w:rsid w:val="000140A8"/>
    <w:rsid w:val="000145B3"/>
    <w:rsid w:val="0001568D"/>
    <w:rsid w:val="00015FA3"/>
    <w:rsid w:val="0001630C"/>
    <w:rsid w:val="00020EAE"/>
    <w:rsid w:val="00023C95"/>
    <w:rsid w:val="00024076"/>
    <w:rsid w:val="000267EA"/>
    <w:rsid w:val="00027A86"/>
    <w:rsid w:val="00030160"/>
    <w:rsid w:val="00031756"/>
    <w:rsid w:val="00033F1E"/>
    <w:rsid w:val="0004306B"/>
    <w:rsid w:val="00044EB6"/>
    <w:rsid w:val="00051EDF"/>
    <w:rsid w:val="00054D53"/>
    <w:rsid w:val="00063D11"/>
    <w:rsid w:val="00067DE9"/>
    <w:rsid w:val="00074B51"/>
    <w:rsid w:val="000760B9"/>
    <w:rsid w:val="00077557"/>
    <w:rsid w:val="00077B16"/>
    <w:rsid w:val="00081142"/>
    <w:rsid w:val="000853CF"/>
    <w:rsid w:val="0008793E"/>
    <w:rsid w:val="0009063E"/>
    <w:rsid w:val="00090AB4"/>
    <w:rsid w:val="00090D85"/>
    <w:rsid w:val="00092775"/>
    <w:rsid w:val="00093707"/>
    <w:rsid w:val="00095E19"/>
    <w:rsid w:val="000A033C"/>
    <w:rsid w:val="000A6F45"/>
    <w:rsid w:val="000B0725"/>
    <w:rsid w:val="000B0C8C"/>
    <w:rsid w:val="000B1583"/>
    <w:rsid w:val="000B212B"/>
    <w:rsid w:val="000B4532"/>
    <w:rsid w:val="000B604D"/>
    <w:rsid w:val="000B76E2"/>
    <w:rsid w:val="000C05BA"/>
    <w:rsid w:val="000C19A0"/>
    <w:rsid w:val="000C2746"/>
    <w:rsid w:val="000C493C"/>
    <w:rsid w:val="000C6E4E"/>
    <w:rsid w:val="000D38C7"/>
    <w:rsid w:val="000E335C"/>
    <w:rsid w:val="000F1CBA"/>
    <w:rsid w:val="000F5524"/>
    <w:rsid w:val="001104AB"/>
    <w:rsid w:val="00114A56"/>
    <w:rsid w:val="001207FB"/>
    <w:rsid w:val="00126F48"/>
    <w:rsid w:val="00132E2F"/>
    <w:rsid w:val="00133EE0"/>
    <w:rsid w:val="00136956"/>
    <w:rsid w:val="00137C54"/>
    <w:rsid w:val="00145999"/>
    <w:rsid w:val="00146817"/>
    <w:rsid w:val="00146D5C"/>
    <w:rsid w:val="00152C7E"/>
    <w:rsid w:val="00156E12"/>
    <w:rsid w:val="00157072"/>
    <w:rsid w:val="00157219"/>
    <w:rsid w:val="00165592"/>
    <w:rsid w:val="00167968"/>
    <w:rsid w:val="00167E22"/>
    <w:rsid w:val="00173EBA"/>
    <w:rsid w:val="0018113A"/>
    <w:rsid w:val="00183D13"/>
    <w:rsid w:val="00194194"/>
    <w:rsid w:val="001A1496"/>
    <w:rsid w:val="001A32F9"/>
    <w:rsid w:val="001B0784"/>
    <w:rsid w:val="001B8785"/>
    <w:rsid w:val="001C0A7F"/>
    <w:rsid w:val="001D13A1"/>
    <w:rsid w:val="001D1D60"/>
    <w:rsid w:val="001D71D8"/>
    <w:rsid w:val="001D743F"/>
    <w:rsid w:val="001D7E00"/>
    <w:rsid w:val="001E4DA1"/>
    <w:rsid w:val="001F0B95"/>
    <w:rsid w:val="001F1B48"/>
    <w:rsid w:val="001F3CB9"/>
    <w:rsid w:val="001F5BCA"/>
    <w:rsid w:val="001F6A95"/>
    <w:rsid w:val="001F6CC8"/>
    <w:rsid w:val="001F73A5"/>
    <w:rsid w:val="00201078"/>
    <w:rsid w:val="00201F21"/>
    <w:rsid w:val="00201FAC"/>
    <w:rsid w:val="00207EE8"/>
    <w:rsid w:val="00214E79"/>
    <w:rsid w:val="00217CB9"/>
    <w:rsid w:val="00221682"/>
    <w:rsid w:val="00225649"/>
    <w:rsid w:val="00226565"/>
    <w:rsid w:val="002302BC"/>
    <w:rsid w:val="00231AB9"/>
    <w:rsid w:val="00237DEC"/>
    <w:rsid w:val="00250E1D"/>
    <w:rsid w:val="00251D6D"/>
    <w:rsid w:val="00252FF4"/>
    <w:rsid w:val="00257A33"/>
    <w:rsid w:val="00261348"/>
    <w:rsid w:val="0026227C"/>
    <w:rsid w:val="00262DC2"/>
    <w:rsid w:val="00262ECA"/>
    <w:rsid w:val="002675B3"/>
    <w:rsid w:val="002676C3"/>
    <w:rsid w:val="00271BAC"/>
    <w:rsid w:val="0027595A"/>
    <w:rsid w:val="002766F7"/>
    <w:rsid w:val="002832DD"/>
    <w:rsid w:val="002844AB"/>
    <w:rsid w:val="00284806"/>
    <w:rsid w:val="00290185"/>
    <w:rsid w:val="00292975"/>
    <w:rsid w:val="00292A77"/>
    <w:rsid w:val="0029321F"/>
    <w:rsid w:val="00293377"/>
    <w:rsid w:val="00297B35"/>
    <w:rsid w:val="002B25B2"/>
    <w:rsid w:val="002B2C9B"/>
    <w:rsid w:val="002B3265"/>
    <w:rsid w:val="002B6484"/>
    <w:rsid w:val="002B6755"/>
    <w:rsid w:val="002B716B"/>
    <w:rsid w:val="002C64A6"/>
    <w:rsid w:val="002C781B"/>
    <w:rsid w:val="002D0D97"/>
    <w:rsid w:val="002E1646"/>
    <w:rsid w:val="002E2224"/>
    <w:rsid w:val="002E27EB"/>
    <w:rsid w:val="002E40C6"/>
    <w:rsid w:val="002E4658"/>
    <w:rsid w:val="002E7A9E"/>
    <w:rsid w:val="002F003B"/>
    <w:rsid w:val="002F087D"/>
    <w:rsid w:val="002F1FA1"/>
    <w:rsid w:val="002F3A6F"/>
    <w:rsid w:val="002F3A8B"/>
    <w:rsid w:val="002F4B07"/>
    <w:rsid w:val="002F5B68"/>
    <w:rsid w:val="002FE76F"/>
    <w:rsid w:val="00300062"/>
    <w:rsid w:val="003031B5"/>
    <w:rsid w:val="00303529"/>
    <w:rsid w:val="003056C7"/>
    <w:rsid w:val="003106A7"/>
    <w:rsid w:val="00311004"/>
    <w:rsid w:val="003126D0"/>
    <w:rsid w:val="00313087"/>
    <w:rsid w:val="00316939"/>
    <w:rsid w:val="00317D91"/>
    <w:rsid w:val="0032245C"/>
    <w:rsid w:val="00323575"/>
    <w:rsid w:val="00323E68"/>
    <w:rsid w:val="00332926"/>
    <w:rsid w:val="00337597"/>
    <w:rsid w:val="0034052D"/>
    <w:rsid w:val="003419E9"/>
    <w:rsid w:val="003500AE"/>
    <w:rsid w:val="00351860"/>
    <w:rsid w:val="00353638"/>
    <w:rsid w:val="003552FD"/>
    <w:rsid w:val="00355A04"/>
    <w:rsid w:val="00357097"/>
    <w:rsid w:val="00360A20"/>
    <w:rsid w:val="00377DAE"/>
    <w:rsid w:val="00382EDE"/>
    <w:rsid w:val="00384475"/>
    <w:rsid w:val="003872FC"/>
    <w:rsid w:val="00387A4D"/>
    <w:rsid w:val="00390440"/>
    <w:rsid w:val="00391ED0"/>
    <w:rsid w:val="003966BC"/>
    <w:rsid w:val="0039738C"/>
    <w:rsid w:val="003A3B59"/>
    <w:rsid w:val="003A5A7F"/>
    <w:rsid w:val="003B10E6"/>
    <w:rsid w:val="003B7B31"/>
    <w:rsid w:val="003C3C12"/>
    <w:rsid w:val="003C7EA2"/>
    <w:rsid w:val="003D636B"/>
    <w:rsid w:val="003E15C8"/>
    <w:rsid w:val="003E1A8B"/>
    <w:rsid w:val="003E1C3A"/>
    <w:rsid w:val="003E2B24"/>
    <w:rsid w:val="003E3AC1"/>
    <w:rsid w:val="003E5935"/>
    <w:rsid w:val="003E60E4"/>
    <w:rsid w:val="003E7346"/>
    <w:rsid w:val="003E7692"/>
    <w:rsid w:val="003E7DB9"/>
    <w:rsid w:val="003F55D3"/>
    <w:rsid w:val="004016B4"/>
    <w:rsid w:val="00402ACC"/>
    <w:rsid w:val="00406C24"/>
    <w:rsid w:val="00407CCA"/>
    <w:rsid w:val="004114BE"/>
    <w:rsid w:val="004200E4"/>
    <w:rsid w:val="00425916"/>
    <w:rsid w:val="0042642B"/>
    <w:rsid w:val="00427244"/>
    <w:rsid w:val="00427EE5"/>
    <w:rsid w:val="004301C1"/>
    <w:rsid w:val="004330DB"/>
    <w:rsid w:val="00435933"/>
    <w:rsid w:val="00435F0E"/>
    <w:rsid w:val="00437181"/>
    <w:rsid w:val="00441D1E"/>
    <w:rsid w:val="004423E7"/>
    <w:rsid w:val="0044281B"/>
    <w:rsid w:val="0044382E"/>
    <w:rsid w:val="004460EA"/>
    <w:rsid w:val="00447A63"/>
    <w:rsid w:val="004542EE"/>
    <w:rsid w:val="004610E0"/>
    <w:rsid w:val="00461787"/>
    <w:rsid w:val="00461914"/>
    <w:rsid w:val="004633B3"/>
    <w:rsid w:val="00463DB7"/>
    <w:rsid w:val="0046538B"/>
    <w:rsid w:val="004665D6"/>
    <w:rsid w:val="004666A4"/>
    <w:rsid w:val="004710C0"/>
    <w:rsid w:val="00473165"/>
    <w:rsid w:val="00475204"/>
    <w:rsid w:val="004779F3"/>
    <w:rsid w:val="0048237E"/>
    <w:rsid w:val="00485039"/>
    <w:rsid w:val="00485A03"/>
    <w:rsid w:val="004926CF"/>
    <w:rsid w:val="00493B7C"/>
    <w:rsid w:val="00493C72"/>
    <w:rsid w:val="00493F65"/>
    <w:rsid w:val="00496BAE"/>
    <w:rsid w:val="004A5FE5"/>
    <w:rsid w:val="004B083A"/>
    <w:rsid w:val="004B0AD3"/>
    <w:rsid w:val="004B11AD"/>
    <w:rsid w:val="004B5164"/>
    <w:rsid w:val="004B53C7"/>
    <w:rsid w:val="004B6385"/>
    <w:rsid w:val="004C0EED"/>
    <w:rsid w:val="004C507E"/>
    <w:rsid w:val="004C6307"/>
    <w:rsid w:val="004D12AF"/>
    <w:rsid w:val="004D38EB"/>
    <w:rsid w:val="004E1398"/>
    <w:rsid w:val="004E1D45"/>
    <w:rsid w:val="004E338C"/>
    <w:rsid w:val="004E4461"/>
    <w:rsid w:val="004F10E7"/>
    <w:rsid w:val="004F339F"/>
    <w:rsid w:val="004F3E11"/>
    <w:rsid w:val="004F3FE4"/>
    <w:rsid w:val="004F5F78"/>
    <w:rsid w:val="00514E61"/>
    <w:rsid w:val="0051527F"/>
    <w:rsid w:val="00520E23"/>
    <w:rsid w:val="005216AD"/>
    <w:rsid w:val="005222B1"/>
    <w:rsid w:val="005238C9"/>
    <w:rsid w:val="005244FB"/>
    <w:rsid w:val="00526ED3"/>
    <w:rsid w:val="0052726C"/>
    <w:rsid w:val="00530276"/>
    <w:rsid w:val="005316DE"/>
    <w:rsid w:val="00532130"/>
    <w:rsid w:val="00533098"/>
    <w:rsid w:val="00535538"/>
    <w:rsid w:val="00540DF1"/>
    <w:rsid w:val="005476D2"/>
    <w:rsid w:val="00553628"/>
    <w:rsid w:val="005621B9"/>
    <w:rsid w:val="00563047"/>
    <w:rsid w:val="00567D17"/>
    <w:rsid w:val="00570605"/>
    <w:rsid w:val="0057223E"/>
    <w:rsid w:val="00572905"/>
    <w:rsid w:val="00572DB0"/>
    <w:rsid w:val="0057388C"/>
    <w:rsid w:val="00574CEC"/>
    <w:rsid w:val="00576F7D"/>
    <w:rsid w:val="00577A43"/>
    <w:rsid w:val="005844CE"/>
    <w:rsid w:val="0058473E"/>
    <w:rsid w:val="00584A5C"/>
    <w:rsid w:val="00586012"/>
    <w:rsid w:val="00586845"/>
    <w:rsid w:val="00587CB5"/>
    <w:rsid w:val="0059037B"/>
    <w:rsid w:val="005908A9"/>
    <w:rsid w:val="005940B1"/>
    <w:rsid w:val="00594856"/>
    <w:rsid w:val="00597E05"/>
    <w:rsid w:val="005A0C2D"/>
    <w:rsid w:val="005A1623"/>
    <w:rsid w:val="005A18E0"/>
    <w:rsid w:val="005A56A5"/>
    <w:rsid w:val="005B3AC6"/>
    <w:rsid w:val="005B3AE7"/>
    <w:rsid w:val="005B6673"/>
    <w:rsid w:val="005C1350"/>
    <w:rsid w:val="005C19CC"/>
    <w:rsid w:val="005C3B11"/>
    <w:rsid w:val="005C3BD0"/>
    <w:rsid w:val="005C4B2D"/>
    <w:rsid w:val="005C6807"/>
    <w:rsid w:val="005C7C3D"/>
    <w:rsid w:val="005D1E64"/>
    <w:rsid w:val="005E0D5E"/>
    <w:rsid w:val="005E180F"/>
    <w:rsid w:val="005E58B9"/>
    <w:rsid w:val="005E5D0A"/>
    <w:rsid w:val="005E7E87"/>
    <w:rsid w:val="005F4446"/>
    <w:rsid w:val="005F5F07"/>
    <w:rsid w:val="005F6187"/>
    <w:rsid w:val="005F6865"/>
    <w:rsid w:val="00604538"/>
    <w:rsid w:val="00605294"/>
    <w:rsid w:val="0061210B"/>
    <w:rsid w:val="0061390E"/>
    <w:rsid w:val="006144F1"/>
    <w:rsid w:val="0061608D"/>
    <w:rsid w:val="00621C79"/>
    <w:rsid w:val="006226EB"/>
    <w:rsid w:val="00623131"/>
    <w:rsid w:val="00623362"/>
    <w:rsid w:val="00625A23"/>
    <w:rsid w:val="00626732"/>
    <w:rsid w:val="006316DE"/>
    <w:rsid w:val="00635E19"/>
    <w:rsid w:val="006376C4"/>
    <w:rsid w:val="00637998"/>
    <w:rsid w:val="0064082C"/>
    <w:rsid w:val="0064287D"/>
    <w:rsid w:val="00652129"/>
    <w:rsid w:val="00660DC6"/>
    <w:rsid w:val="006636AC"/>
    <w:rsid w:val="006663C0"/>
    <w:rsid w:val="00666CA6"/>
    <w:rsid w:val="00672F90"/>
    <w:rsid w:val="0067586B"/>
    <w:rsid w:val="00677358"/>
    <w:rsid w:val="0068307F"/>
    <w:rsid w:val="00687423"/>
    <w:rsid w:val="00687D2A"/>
    <w:rsid w:val="006907D4"/>
    <w:rsid w:val="006916F7"/>
    <w:rsid w:val="00695177"/>
    <w:rsid w:val="00697ADA"/>
    <w:rsid w:val="006A1724"/>
    <w:rsid w:val="006A1E24"/>
    <w:rsid w:val="006A28A7"/>
    <w:rsid w:val="006A3DCE"/>
    <w:rsid w:val="006A6D70"/>
    <w:rsid w:val="006A7350"/>
    <w:rsid w:val="006B05F5"/>
    <w:rsid w:val="006B1B34"/>
    <w:rsid w:val="006B2174"/>
    <w:rsid w:val="006B252E"/>
    <w:rsid w:val="006B39DB"/>
    <w:rsid w:val="006B784B"/>
    <w:rsid w:val="006C01FD"/>
    <w:rsid w:val="006C49B5"/>
    <w:rsid w:val="006C5FC3"/>
    <w:rsid w:val="006D104B"/>
    <w:rsid w:val="006D434F"/>
    <w:rsid w:val="006E1A1C"/>
    <w:rsid w:val="006E368A"/>
    <w:rsid w:val="006E4558"/>
    <w:rsid w:val="006E5F09"/>
    <w:rsid w:val="006E72AF"/>
    <w:rsid w:val="006E7638"/>
    <w:rsid w:val="006E76C7"/>
    <w:rsid w:val="006E790D"/>
    <w:rsid w:val="006F11CB"/>
    <w:rsid w:val="006F49BB"/>
    <w:rsid w:val="006F735D"/>
    <w:rsid w:val="007022A1"/>
    <w:rsid w:val="0070231C"/>
    <w:rsid w:val="0070637D"/>
    <w:rsid w:val="00713EAA"/>
    <w:rsid w:val="00716E74"/>
    <w:rsid w:val="007170C9"/>
    <w:rsid w:val="007207D3"/>
    <w:rsid w:val="007219F4"/>
    <w:rsid w:val="007223C6"/>
    <w:rsid w:val="00723C93"/>
    <w:rsid w:val="0072624E"/>
    <w:rsid w:val="0072678B"/>
    <w:rsid w:val="007269B4"/>
    <w:rsid w:val="00726DD2"/>
    <w:rsid w:val="00733647"/>
    <w:rsid w:val="0074036E"/>
    <w:rsid w:val="00740F02"/>
    <w:rsid w:val="0075468A"/>
    <w:rsid w:val="00755008"/>
    <w:rsid w:val="00757A65"/>
    <w:rsid w:val="00760762"/>
    <w:rsid w:val="00762D6A"/>
    <w:rsid w:val="00765A69"/>
    <w:rsid w:val="00770D2E"/>
    <w:rsid w:val="00771101"/>
    <w:rsid w:val="007727D2"/>
    <w:rsid w:val="00786D14"/>
    <w:rsid w:val="007943A1"/>
    <w:rsid w:val="007A0AFB"/>
    <w:rsid w:val="007A348E"/>
    <w:rsid w:val="007A439E"/>
    <w:rsid w:val="007A498E"/>
    <w:rsid w:val="007A55A0"/>
    <w:rsid w:val="007B7889"/>
    <w:rsid w:val="007C4305"/>
    <w:rsid w:val="007C71BA"/>
    <w:rsid w:val="007C7D6A"/>
    <w:rsid w:val="007D03BE"/>
    <w:rsid w:val="007D0F6A"/>
    <w:rsid w:val="007D462D"/>
    <w:rsid w:val="007D564C"/>
    <w:rsid w:val="007E294E"/>
    <w:rsid w:val="007F59AE"/>
    <w:rsid w:val="007F5AA2"/>
    <w:rsid w:val="007F71AD"/>
    <w:rsid w:val="00801C8F"/>
    <w:rsid w:val="00803764"/>
    <w:rsid w:val="00805B81"/>
    <w:rsid w:val="00806D2D"/>
    <w:rsid w:val="0081639A"/>
    <w:rsid w:val="0082057B"/>
    <w:rsid w:val="008229A2"/>
    <w:rsid w:val="00831672"/>
    <w:rsid w:val="00834BE4"/>
    <w:rsid w:val="00845DDC"/>
    <w:rsid w:val="008476F1"/>
    <w:rsid w:val="00847777"/>
    <w:rsid w:val="00852134"/>
    <w:rsid w:val="008522A3"/>
    <w:rsid w:val="00854472"/>
    <w:rsid w:val="00854883"/>
    <w:rsid w:val="00854B81"/>
    <w:rsid w:val="00855DF9"/>
    <w:rsid w:val="00856A11"/>
    <w:rsid w:val="00863566"/>
    <w:rsid w:val="00865F7C"/>
    <w:rsid w:val="0086756F"/>
    <w:rsid w:val="00870498"/>
    <w:rsid w:val="008725A4"/>
    <w:rsid w:val="00873DAD"/>
    <w:rsid w:val="0087445B"/>
    <w:rsid w:val="00880A33"/>
    <w:rsid w:val="00886DB3"/>
    <w:rsid w:val="008A3B07"/>
    <w:rsid w:val="008A6971"/>
    <w:rsid w:val="008A6E6B"/>
    <w:rsid w:val="008B1651"/>
    <w:rsid w:val="008B42E2"/>
    <w:rsid w:val="008C13F9"/>
    <w:rsid w:val="008C4814"/>
    <w:rsid w:val="008C6892"/>
    <w:rsid w:val="008E462F"/>
    <w:rsid w:val="008E6579"/>
    <w:rsid w:val="008F04A5"/>
    <w:rsid w:val="008F1ABF"/>
    <w:rsid w:val="008F3135"/>
    <w:rsid w:val="008F4BBE"/>
    <w:rsid w:val="008F4E64"/>
    <w:rsid w:val="00900511"/>
    <w:rsid w:val="00902086"/>
    <w:rsid w:val="00903053"/>
    <w:rsid w:val="00904613"/>
    <w:rsid w:val="009132BA"/>
    <w:rsid w:val="00915504"/>
    <w:rsid w:val="00920209"/>
    <w:rsid w:val="009211CA"/>
    <w:rsid w:val="00921B99"/>
    <w:rsid w:val="00923D58"/>
    <w:rsid w:val="0092510E"/>
    <w:rsid w:val="00927BB5"/>
    <w:rsid w:val="00930AA2"/>
    <w:rsid w:val="00932A85"/>
    <w:rsid w:val="00933214"/>
    <w:rsid w:val="0093438C"/>
    <w:rsid w:val="0093606B"/>
    <w:rsid w:val="0093708E"/>
    <w:rsid w:val="00944AE8"/>
    <w:rsid w:val="00952B4F"/>
    <w:rsid w:val="0096280F"/>
    <w:rsid w:val="00965FB3"/>
    <w:rsid w:val="00967D32"/>
    <w:rsid w:val="00971DC4"/>
    <w:rsid w:val="009733B0"/>
    <w:rsid w:val="00973C30"/>
    <w:rsid w:val="00975A3F"/>
    <w:rsid w:val="00975F2F"/>
    <w:rsid w:val="0097617C"/>
    <w:rsid w:val="00980B78"/>
    <w:rsid w:val="00981F06"/>
    <w:rsid w:val="00982269"/>
    <w:rsid w:val="009841FD"/>
    <w:rsid w:val="00984BF7"/>
    <w:rsid w:val="00985B69"/>
    <w:rsid w:val="0098605E"/>
    <w:rsid w:val="00987146"/>
    <w:rsid w:val="00990374"/>
    <w:rsid w:val="00992FB1"/>
    <w:rsid w:val="009A5748"/>
    <w:rsid w:val="009A6186"/>
    <w:rsid w:val="009A636C"/>
    <w:rsid w:val="009A6C77"/>
    <w:rsid w:val="009B3D14"/>
    <w:rsid w:val="009B4870"/>
    <w:rsid w:val="009B5B98"/>
    <w:rsid w:val="009B71A1"/>
    <w:rsid w:val="009B7BFC"/>
    <w:rsid w:val="009C1EF0"/>
    <w:rsid w:val="009C200C"/>
    <w:rsid w:val="009C6EAE"/>
    <w:rsid w:val="009D03FC"/>
    <w:rsid w:val="009D5525"/>
    <w:rsid w:val="009D60DB"/>
    <w:rsid w:val="009D7618"/>
    <w:rsid w:val="009E22D7"/>
    <w:rsid w:val="009E2A4C"/>
    <w:rsid w:val="009E56E5"/>
    <w:rsid w:val="00A04446"/>
    <w:rsid w:val="00A05BD2"/>
    <w:rsid w:val="00A06323"/>
    <w:rsid w:val="00A1673B"/>
    <w:rsid w:val="00A20FF1"/>
    <w:rsid w:val="00A222E3"/>
    <w:rsid w:val="00A231AE"/>
    <w:rsid w:val="00A23F9E"/>
    <w:rsid w:val="00A24E72"/>
    <w:rsid w:val="00A25607"/>
    <w:rsid w:val="00A26EA7"/>
    <w:rsid w:val="00A312C4"/>
    <w:rsid w:val="00A317D7"/>
    <w:rsid w:val="00A352FD"/>
    <w:rsid w:val="00A37E3E"/>
    <w:rsid w:val="00A4549C"/>
    <w:rsid w:val="00A50686"/>
    <w:rsid w:val="00A52295"/>
    <w:rsid w:val="00A603D3"/>
    <w:rsid w:val="00A650B9"/>
    <w:rsid w:val="00A65721"/>
    <w:rsid w:val="00A657BB"/>
    <w:rsid w:val="00A700C7"/>
    <w:rsid w:val="00A7115B"/>
    <w:rsid w:val="00A74955"/>
    <w:rsid w:val="00A74A90"/>
    <w:rsid w:val="00A7590C"/>
    <w:rsid w:val="00A77FE5"/>
    <w:rsid w:val="00A80069"/>
    <w:rsid w:val="00A82E91"/>
    <w:rsid w:val="00A839F5"/>
    <w:rsid w:val="00A86865"/>
    <w:rsid w:val="00A875D5"/>
    <w:rsid w:val="00A92B7B"/>
    <w:rsid w:val="00A97ACC"/>
    <w:rsid w:val="00AA1B76"/>
    <w:rsid w:val="00AA518B"/>
    <w:rsid w:val="00AA51F3"/>
    <w:rsid w:val="00AA5EBB"/>
    <w:rsid w:val="00AA731A"/>
    <w:rsid w:val="00AB32C6"/>
    <w:rsid w:val="00AB4250"/>
    <w:rsid w:val="00AC219A"/>
    <w:rsid w:val="00AC35D0"/>
    <w:rsid w:val="00AD5D80"/>
    <w:rsid w:val="00AE3D00"/>
    <w:rsid w:val="00AF0E0F"/>
    <w:rsid w:val="00AF2219"/>
    <w:rsid w:val="00AF2BA1"/>
    <w:rsid w:val="00AF2F27"/>
    <w:rsid w:val="00AF4A52"/>
    <w:rsid w:val="00B05293"/>
    <w:rsid w:val="00B05E5C"/>
    <w:rsid w:val="00B074EE"/>
    <w:rsid w:val="00B07838"/>
    <w:rsid w:val="00B07B03"/>
    <w:rsid w:val="00B11D28"/>
    <w:rsid w:val="00B12B30"/>
    <w:rsid w:val="00B15259"/>
    <w:rsid w:val="00B1617C"/>
    <w:rsid w:val="00B20FAB"/>
    <w:rsid w:val="00B2337B"/>
    <w:rsid w:val="00B25042"/>
    <w:rsid w:val="00B32435"/>
    <w:rsid w:val="00B36B4D"/>
    <w:rsid w:val="00B36C04"/>
    <w:rsid w:val="00B4087F"/>
    <w:rsid w:val="00B40B64"/>
    <w:rsid w:val="00B42BC1"/>
    <w:rsid w:val="00B463FB"/>
    <w:rsid w:val="00B46C27"/>
    <w:rsid w:val="00B47910"/>
    <w:rsid w:val="00B52976"/>
    <w:rsid w:val="00B55A7A"/>
    <w:rsid w:val="00B55B0F"/>
    <w:rsid w:val="00B56071"/>
    <w:rsid w:val="00B57551"/>
    <w:rsid w:val="00B60305"/>
    <w:rsid w:val="00B627EE"/>
    <w:rsid w:val="00B63D16"/>
    <w:rsid w:val="00B67AF1"/>
    <w:rsid w:val="00B71279"/>
    <w:rsid w:val="00B71937"/>
    <w:rsid w:val="00B71FE1"/>
    <w:rsid w:val="00B75AB6"/>
    <w:rsid w:val="00B803BC"/>
    <w:rsid w:val="00B80F8A"/>
    <w:rsid w:val="00B820BE"/>
    <w:rsid w:val="00B85259"/>
    <w:rsid w:val="00B86991"/>
    <w:rsid w:val="00B91BBF"/>
    <w:rsid w:val="00B95B2D"/>
    <w:rsid w:val="00B97AC6"/>
    <w:rsid w:val="00BA6275"/>
    <w:rsid w:val="00BB11EB"/>
    <w:rsid w:val="00BB4621"/>
    <w:rsid w:val="00BB5379"/>
    <w:rsid w:val="00BB7C9B"/>
    <w:rsid w:val="00BC1347"/>
    <w:rsid w:val="00BC2268"/>
    <w:rsid w:val="00BC4E9C"/>
    <w:rsid w:val="00BD2538"/>
    <w:rsid w:val="00BD4303"/>
    <w:rsid w:val="00BD4974"/>
    <w:rsid w:val="00BD6A66"/>
    <w:rsid w:val="00BD6D98"/>
    <w:rsid w:val="00BE0D89"/>
    <w:rsid w:val="00BE128D"/>
    <w:rsid w:val="00BE3720"/>
    <w:rsid w:val="00BE4546"/>
    <w:rsid w:val="00BE705A"/>
    <w:rsid w:val="00BF0274"/>
    <w:rsid w:val="00BF10B7"/>
    <w:rsid w:val="00BF315E"/>
    <w:rsid w:val="00BF4D53"/>
    <w:rsid w:val="00BF6AB5"/>
    <w:rsid w:val="00C027F1"/>
    <w:rsid w:val="00C04A38"/>
    <w:rsid w:val="00C07AC7"/>
    <w:rsid w:val="00C11F38"/>
    <w:rsid w:val="00C122B7"/>
    <w:rsid w:val="00C15579"/>
    <w:rsid w:val="00C230C4"/>
    <w:rsid w:val="00C23AF4"/>
    <w:rsid w:val="00C27AA5"/>
    <w:rsid w:val="00C27E6B"/>
    <w:rsid w:val="00C30310"/>
    <w:rsid w:val="00C31DF1"/>
    <w:rsid w:val="00C35B9B"/>
    <w:rsid w:val="00C50D8B"/>
    <w:rsid w:val="00C53631"/>
    <w:rsid w:val="00C55816"/>
    <w:rsid w:val="00C62D8B"/>
    <w:rsid w:val="00C636C8"/>
    <w:rsid w:val="00C73D78"/>
    <w:rsid w:val="00C748A4"/>
    <w:rsid w:val="00C81872"/>
    <w:rsid w:val="00C82DE9"/>
    <w:rsid w:val="00C85A99"/>
    <w:rsid w:val="00C85D34"/>
    <w:rsid w:val="00C86188"/>
    <w:rsid w:val="00C91BAC"/>
    <w:rsid w:val="00C979DF"/>
    <w:rsid w:val="00CA2CF5"/>
    <w:rsid w:val="00CA49E8"/>
    <w:rsid w:val="00CB3AA4"/>
    <w:rsid w:val="00CB6625"/>
    <w:rsid w:val="00CB6B90"/>
    <w:rsid w:val="00CC107D"/>
    <w:rsid w:val="00CC3E2C"/>
    <w:rsid w:val="00CC7F45"/>
    <w:rsid w:val="00CD1823"/>
    <w:rsid w:val="00CD4EDE"/>
    <w:rsid w:val="00CD5A0F"/>
    <w:rsid w:val="00CE02C5"/>
    <w:rsid w:val="00CE2253"/>
    <w:rsid w:val="00CE2E80"/>
    <w:rsid w:val="00D0006F"/>
    <w:rsid w:val="00D032AF"/>
    <w:rsid w:val="00D11AFB"/>
    <w:rsid w:val="00D14297"/>
    <w:rsid w:val="00D16295"/>
    <w:rsid w:val="00D168DF"/>
    <w:rsid w:val="00D17926"/>
    <w:rsid w:val="00D20EAF"/>
    <w:rsid w:val="00D240FC"/>
    <w:rsid w:val="00D306DE"/>
    <w:rsid w:val="00D3072F"/>
    <w:rsid w:val="00D31500"/>
    <w:rsid w:val="00D32463"/>
    <w:rsid w:val="00D341E0"/>
    <w:rsid w:val="00D347FF"/>
    <w:rsid w:val="00D35E19"/>
    <w:rsid w:val="00D36046"/>
    <w:rsid w:val="00D3683F"/>
    <w:rsid w:val="00D410A2"/>
    <w:rsid w:val="00D41439"/>
    <w:rsid w:val="00D47007"/>
    <w:rsid w:val="00D5651A"/>
    <w:rsid w:val="00D56ECD"/>
    <w:rsid w:val="00D631C4"/>
    <w:rsid w:val="00D63EEA"/>
    <w:rsid w:val="00D65EC4"/>
    <w:rsid w:val="00D73D0A"/>
    <w:rsid w:val="00D77D6A"/>
    <w:rsid w:val="00D8000F"/>
    <w:rsid w:val="00D801F3"/>
    <w:rsid w:val="00D80F98"/>
    <w:rsid w:val="00D830A9"/>
    <w:rsid w:val="00D834A2"/>
    <w:rsid w:val="00D83A4E"/>
    <w:rsid w:val="00D93666"/>
    <w:rsid w:val="00D96751"/>
    <w:rsid w:val="00D973E8"/>
    <w:rsid w:val="00D9799C"/>
    <w:rsid w:val="00D97E09"/>
    <w:rsid w:val="00DA50BB"/>
    <w:rsid w:val="00DB4E65"/>
    <w:rsid w:val="00DB509E"/>
    <w:rsid w:val="00DB5991"/>
    <w:rsid w:val="00DB603B"/>
    <w:rsid w:val="00DB7AD9"/>
    <w:rsid w:val="00DC2A5E"/>
    <w:rsid w:val="00DC311C"/>
    <w:rsid w:val="00DD00A4"/>
    <w:rsid w:val="00DD09A5"/>
    <w:rsid w:val="00DD1055"/>
    <w:rsid w:val="00DD1156"/>
    <w:rsid w:val="00DD352A"/>
    <w:rsid w:val="00DD4A43"/>
    <w:rsid w:val="00DD561F"/>
    <w:rsid w:val="00DD773A"/>
    <w:rsid w:val="00DE6539"/>
    <w:rsid w:val="00DF6FAD"/>
    <w:rsid w:val="00E015DA"/>
    <w:rsid w:val="00E01CB7"/>
    <w:rsid w:val="00E01DAD"/>
    <w:rsid w:val="00E01E06"/>
    <w:rsid w:val="00E02D50"/>
    <w:rsid w:val="00E03A07"/>
    <w:rsid w:val="00E041C8"/>
    <w:rsid w:val="00E0543B"/>
    <w:rsid w:val="00E06462"/>
    <w:rsid w:val="00E1116B"/>
    <w:rsid w:val="00E11F2F"/>
    <w:rsid w:val="00E14735"/>
    <w:rsid w:val="00E16048"/>
    <w:rsid w:val="00E211F7"/>
    <w:rsid w:val="00E21B6A"/>
    <w:rsid w:val="00E21DF9"/>
    <w:rsid w:val="00E2311D"/>
    <w:rsid w:val="00E2525F"/>
    <w:rsid w:val="00E308D1"/>
    <w:rsid w:val="00E332FC"/>
    <w:rsid w:val="00E350E6"/>
    <w:rsid w:val="00E3729F"/>
    <w:rsid w:val="00E411EF"/>
    <w:rsid w:val="00E418E3"/>
    <w:rsid w:val="00E4221F"/>
    <w:rsid w:val="00E43D04"/>
    <w:rsid w:val="00E45A7C"/>
    <w:rsid w:val="00E502D4"/>
    <w:rsid w:val="00E5227C"/>
    <w:rsid w:val="00E52AC2"/>
    <w:rsid w:val="00E55A25"/>
    <w:rsid w:val="00E61AED"/>
    <w:rsid w:val="00E61CF8"/>
    <w:rsid w:val="00E651DA"/>
    <w:rsid w:val="00E67459"/>
    <w:rsid w:val="00E67D5A"/>
    <w:rsid w:val="00E7234D"/>
    <w:rsid w:val="00E727BB"/>
    <w:rsid w:val="00E727D9"/>
    <w:rsid w:val="00E76068"/>
    <w:rsid w:val="00E813E7"/>
    <w:rsid w:val="00E81CF1"/>
    <w:rsid w:val="00E81F4B"/>
    <w:rsid w:val="00E83846"/>
    <w:rsid w:val="00E8466C"/>
    <w:rsid w:val="00E90739"/>
    <w:rsid w:val="00E97C12"/>
    <w:rsid w:val="00EA02EA"/>
    <w:rsid w:val="00EA0D59"/>
    <w:rsid w:val="00EA2DBA"/>
    <w:rsid w:val="00EA3AC4"/>
    <w:rsid w:val="00EA3BF2"/>
    <w:rsid w:val="00EB1704"/>
    <w:rsid w:val="00EB18C8"/>
    <w:rsid w:val="00EB2CE1"/>
    <w:rsid w:val="00EB4783"/>
    <w:rsid w:val="00EC5DEE"/>
    <w:rsid w:val="00ED6B94"/>
    <w:rsid w:val="00EE4709"/>
    <w:rsid w:val="00EE4774"/>
    <w:rsid w:val="00EE537C"/>
    <w:rsid w:val="00EE6C1A"/>
    <w:rsid w:val="00EE7335"/>
    <w:rsid w:val="00EF09BF"/>
    <w:rsid w:val="00EF4763"/>
    <w:rsid w:val="00EF7CD4"/>
    <w:rsid w:val="00F00FC0"/>
    <w:rsid w:val="00F043A4"/>
    <w:rsid w:val="00F0550F"/>
    <w:rsid w:val="00F06353"/>
    <w:rsid w:val="00F1033F"/>
    <w:rsid w:val="00F1B1D6"/>
    <w:rsid w:val="00F206CD"/>
    <w:rsid w:val="00F26197"/>
    <w:rsid w:val="00F26987"/>
    <w:rsid w:val="00F3099F"/>
    <w:rsid w:val="00F344A6"/>
    <w:rsid w:val="00F40A50"/>
    <w:rsid w:val="00F42978"/>
    <w:rsid w:val="00F4439F"/>
    <w:rsid w:val="00F449AF"/>
    <w:rsid w:val="00F46007"/>
    <w:rsid w:val="00F465A8"/>
    <w:rsid w:val="00F506D9"/>
    <w:rsid w:val="00F54CDE"/>
    <w:rsid w:val="00F55FD0"/>
    <w:rsid w:val="00F563B5"/>
    <w:rsid w:val="00F577ED"/>
    <w:rsid w:val="00F57905"/>
    <w:rsid w:val="00F613A6"/>
    <w:rsid w:val="00F66314"/>
    <w:rsid w:val="00F72C21"/>
    <w:rsid w:val="00F74401"/>
    <w:rsid w:val="00F76473"/>
    <w:rsid w:val="00F812FA"/>
    <w:rsid w:val="00F8390D"/>
    <w:rsid w:val="00F8673E"/>
    <w:rsid w:val="00F9011B"/>
    <w:rsid w:val="00F910DC"/>
    <w:rsid w:val="00F93CAD"/>
    <w:rsid w:val="00F9586A"/>
    <w:rsid w:val="00F9611C"/>
    <w:rsid w:val="00F9A898"/>
    <w:rsid w:val="00FA29B9"/>
    <w:rsid w:val="00FA3FEA"/>
    <w:rsid w:val="00FA5C03"/>
    <w:rsid w:val="00FA6B14"/>
    <w:rsid w:val="00FA7038"/>
    <w:rsid w:val="00FA7BF4"/>
    <w:rsid w:val="00FB093E"/>
    <w:rsid w:val="00FB75D6"/>
    <w:rsid w:val="00FC084E"/>
    <w:rsid w:val="00FE08D8"/>
    <w:rsid w:val="00FE4C75"/>
    <w:rsid w:val="00FE6A2A"/>
    <w:rsid w:val="00FF34D3"/>
    <w:rsid w:val="00FF5CD9"/>
    <w:rsid w:val="010D6E90"/>
    <w:rsid w:val="01431FFB"/>
    <w:rsid w:val="026EE75C"/>
    <w:rsid w:val="029C507F"/>
    <w:rsid w:val="02BF7C6E"/>
    <w:rsid w:val="0313A548"/>
    <w:rsid w:val="03532847"/>
    <w:rsid w:val="03940040"/>
    <w:rsid w:val="03976607"/>
    <w:rsid w:val="03C26BA3"/>
    <w:rsid w:val="03F81E89"/>
    <w:rsid w:val="04103382"/>
    <w:rsid w:val="045EEB22"/>
    <w:rsid w:val="054A82AA"/>
    <w:rsid w:val="0571C349"/>
    <w:rsid w:val="057B2707"/>
    <w:rsid w:val="05A50F27"/>
    <w:rsid w:val="05B12A92"/>
    <w:rsid w:val="05F35247"/>
    <w:rsid w:val="05FABB83"/>
    <w:rsid w:val="05FDDCC4"/>
    <w:rsid w:val="06328971"/>
    <w:rsid w:val="064B2AD2"/>
    <w:rsid w:val="0660BEB0"/>
    <w:rsid w:val="06C74FAA"/>
    <w:rsid w:val="070D93AA"/>
    <w:rsid w:val="076C3CC0"/>
    <w:rsid w:val="0818AAE4"/>
    <w:rsid w:val="0836B8DF"/>
    <w:rsid w:val="0836F31A"/>
    <w:rsid w:val="08C82D92"/>
    <w:rsid w:val="08C98D6A"/>
    <w:rsid w:val="08E8BF0E"/>
    <w:rsid w:val="08E8CB54"/>
    <w:rsid w:val="09002FE7"/>
    <w:rsid w:val="09325C45"/>
    <w:rsid w:val="0938C6D5"/>
    <w:rsid w:val="097D8547"/>
    <w:rsid w:val="09D6C9B5"/>
    <w:rsid w:val="09FDFC6B"/>
    <w:rsid w:val="0A99B25D"/>
    <w:rsid w:val="0ACE2CA6"/>
    <w:rsid w:val="0B3109D9"/>
    <w:rsid w:val="0B79CA06"/>
    <w:rsid w:val="0BE104CD"/>
    <w:rsid w:val="0C29E049"/>
    <w:rsid w:val="0C3829D1"/>
    <w:rsid w:val="0C53F1BC"/>
    <w:rsid w:val="0C69FD07"/>
    <w:rsid w:val="0D4BE63D"/>
    <w:rsid w:val="0D7DE260"/>
    <w:rsid w:val="0D8BA029"/>
    <w:rsid w:val="0DCDEF81"/>
    <w:rsid w:val="0E05CD68"/>
    <w:rsid w:val="0E6AA16E"/>
    <w:rsid w:val="0FB5DE51"/>
    <w:rsid w:val="0FBCE70D"/>
    <w:rsid w:val="1021BEBA"/>
    <w:rsid w:val="106492CF"/>
    <w:rsid w:val="1068F7A4"/>
    <w:rsid w:val="11573121"/>
    <w:rsid w:val="11AA95C8"/>
    <w:rsid w:val="1218E3E8"/>
    <w:rsid w:val="127DA84B"/>
    <w:rsid w:val="128ADBBF"/>
    <w:rsid w:val="1309C620"/>
    <w:rsid w:val="144357ED"/>
    <w:rsid w:val="144B2416"/>
    <w:rsid w:val="14825A64"/>
    <w:rsid w:val="149FAE8E"/>
    <w:rsid w:val="15132583"/>
    <w:rsid w:val="1587E713"/>
    <w:rsid w:val="15A67E30"/>
    <w:rsid w:val="15DBE117"/>
    <w:rsid w:val="16838093"/>
    <w:rsid w:val="16AEF5E4"/>
    <w:rsid w:val="17972407"/>
    <w:rsid w:val="18A74EE4"/>
    <w:rsid w:val="18E21A7B"/>
    <w:rsid w:val="19224AC0"/>
    <w:rsid w:val="1A5758ED"/>
    <w:rsid w:val="1ACB856A"/>
    <w:rsid w:val="1AE0B072"/>
    <w:rsid w:val="1B2BE26B"/>
    <w:rsid w:val="1B2CB465"/>
    <w:rsid w:val="1B88DFEF"/>
    <w:rsid w:val="1C635876"/>
    <w:rsid w:val="1C9CE5F6"/>
    <w:rsid w:val="1CE3920B"/>
    <w:rsid w:val="1D2A52D3"/>
    <w:rsid w:val="1D349338"/>
    <w:rsid w:val="1DFF28D7"/>
    <w:rsid w:val="1E4EDBCB"/>
    <w:rsid w:val="1E6F1ACF"/>
    <w:rsid w:val="1EE0507E"/>
    <w:rsid w:val="1F3940B6"/>
    <w:rsid w:val="1F523FA6"/>
    <w:rsid w:val="1FA4FD67"/>
    <w:rsid w:val="1FA91083"/>
    <w:rsid w:val="1FC03F1B"/>
    <w:rsid w:val="207933CC"/>
    <w:rsid w:val="20984DA5"/>
    <w:rsid w:val="2118AC24"/>
    <w:rsid w:val="2136C999"/>
    <w:rsid w:val="218B4871"/>
    <w:rsid w:val="2283D777"/>
    <w:rsid w:val="228D6541"/>
    <w:rsid w:val="22E24355"/>
    <w:rsid w:val="234104B1"/>
    <w:rsid w:val="23C132AF"/>
    <w:rsid w:val="243A7552"/>
    <w:rsid w:val="246E6A5B"/>
    <w:rsid w:val="251C3C5B"/>
    <w:rsid w:val="259483DE"/>
    <w:rsid w:val="25DD8838"/>
    <w:rsid w:val="267AB1E7"/>
    <w:rsid w:val="269AA79F"/>
    <w:rsid w:val="27320747"/>
    <w:rsid w:val="27F2B0CF"/>
    <w:rsid w:val="27F7DCEF"/>
    <w:rsid w:val="281475D4"/>
    <w:rsid w:val="289D6E0E"/>
    <w:rsid w:val="28E4D998"/>
    <w:rsid w:val="2977A923"/>
    <w:rsid w:val="29B17254"/>
    <w:rsid w:val="2A2B12AE"/>
    <w:rsid w:val="2B1D6745"/>
    <w:rsid w:val="2B20CBAD"/>
    <w:rsid w:val="2B23A1B4"/>
    <w:rsid w:val="2B400818"/>
    <w:rsid w:val="2B939D03"/>
    <w:rsid w:val="2BF81AFF"/>
    <w:rsid w:val="2C6B9B68"/>
    <w:rsid w:val="2D21975C"/>
    <w:rsid w:val="2D6421B5"/>
    <w:rsid w:val="2DD39CE2"/>
    <w:rsid w:val="2E3A6D6E"/>
    <w:rsid w:val="2E582C61"/>
    <w:rsid w:val="2E7DEB69"/>
    <w:rsid w:val="2E9EA8C6"/>
    <w:rsid w:val="2F24E9F5"/>
    <w:rsid w:val="30031142"/>
    <w:rsid w:val="315C9ABC"/>
    <w:rsid w:val="315D0F74"/>
    <w:rsid w:val="31649F9E"/>
    <w:rsid w:val="31FAF877"/>
    <w:rsid w:val="32B0283F"/>
    <w:rsid w:val="32F30B64"/>
    <w:rsid w:val="3329117E"/>
    <w:rsid w:val="348C7BAB"/>
    <w:rsid w:val="34E589E8"/>
    <w:rsid w:val="3572D96E"/>
    <w:rsid w:val="35894EB4"/>
    <w:rsid w:val="35EEBFAD"/>
    <w:rsid w:val="36E69932"/>
    <w:rsid w:val="37AFBC83"/>
    <w:rsid w:val="37C29F12"/>
    <w:rsid w:val="38656B45"/>
    <w:rsid w:val="39240C2F"/>
    <w:rsid w:val="39EE9B12"/>
    <w:rsid w:val="3A04DCCE"/>
    <w:rsid w:val="3A6B438C"/>
    <w:rsid w:val="3B373675"/>
    <w:rsid w:val="3B9D0C07"/>
    <w:rsid w:val="3BD1993F"/>
    <w:rsid w:val="3C51ADB0"/>
    <w:rsid w:val="3DFC181F"/>
    <w:rsid w:val="3DFD0D6F"/>
    <w:rsid w:val="3E4027B5"/>
    <w:rsid w:val="3F0EECB0"/>
    <w:rsid w:val="3F153CFE"/>
    <w:rsid w:val="3F629BFB"/>
    <w:rsid w:val="3FADCE66"/>
    <w:rsid w:val="403AF718"/>
    <w:rsid w:val="405B2397"/>
    <w:rsid w:val="40A22AC8"/>
    <w:rsid w:val="413F8AB1"/>
    <w:rsid w:val="41959E55"/>
    <w:rsid w:val="41D730A1"/>
    <w:rsid w:val="41DF765F"/>
    <w:rsid w:val="42459949"/>
    <w:rsid w:val="4266A83E"/>
    <w:rsid w:val="43C2D588"/>
    <w:rsid w:val="43CC706F"/>
    <w:rsid w:val="43DD01E9"/>
    <w:rsid w:val="442EED1C"/>
    <w:rsid w:val="450DAF30"/>
    <w:rsid w:val="4573CD17"/>
    <w:rsid w:val="4758F792"/>
    <w:rsid w:val="48039D47"/>
    <w:rsid w:val="48226A78"/>
    <w:rsid w:val="48A07AE3"/>
    <w:rsid w:val="48F33D01"/>
    <w:rsid w:val="4A4266CF"/>
    <w:rsid w:val="4A5EE0AC"/>
    <w:rsid w:val="4AEAD7C4"/>
    <w:rsid w:val="4B2E94DD"/>
    <w:rsid w:val="4B3E0506"/>
    <w:rsid w:val="4B474808"/>
    <w:rsid w:val="4BDBEFA1"/>
    <w:rsid w:val="4CC33644"/>
    <w:rsid w:val="4D5AC3A9"/>
    <w:rsid w:val="4DC080DD"/>
    <w:rsid w:val="4E227886"/>
    <w:rsid w:val="4E64874F"/>
    <w:rsid w:val="4E6AA53D"/>
    <w:rsid w:val="4FAAA7C1"/>
    <w:rsid w:val="500E8120"/>
    <w:rsid w:val="51206948"/>
    <w:rsid w:val="519F4FBB"/>
    <w:rsid w:val="52739258"/>
    <w:rsid w:val="5339F7A7"/>
    <w:rsid w:val="5355CAC7"/>
    <w:rsid w:val="537D71B1"/>
    <w:rsid w:val="55D02DC7"/>
    <w:rsid w:val="5602D5BE"/>
    <w:rsid w:val="5649D2EA"/>
    <w:rsid w:val="569106C5"/>
    <w:rsid w:val="56CD2262"/>
    <w:rsid w:val="56D03F66"/>
    <w:rsid w:val="5757AD97"/>
    <w:rsid w:val="577EE783"/>
    <w:rsid w:val="57F568E2"/>
    <w:rsid w:val="584BC4D3"/>
    <w:rsid w:val="589D7650"/>
    <w:rsid w:val="59A9392B"/>
    <w:rsid w:val="59D19996"/>
    <w:rsid w:val="5A1A04FE"/>
    <w:rsid w:val="5A1C0E59"/>
    <w:rsid w:val="5A242312"/>
    <w:rsid w:val="5AD539AF"/>
    <w:rsid w:val="5B520DE8"/>
    <w:rsid w:val="5B67D1A2"/>
    <w:rsid w:val="5C6EC714"/>
    <w:rsid w:val="5C87CF33"/>
    <w:rsid w:val="5C9748FC"/>
    <w:rsid w:val="5DB3D971"/>
    <w:rsid w:val="5EAD88FC"/>
    <w:rsid w:val="5F3D32D6"/>
    <w:rsid w:val="5F3E04D0"/>
    <w:rsid w:val="6085A24D"/>
    <w:rsid w:val="60968142"/>
    <w:rsid w:val="60B075BB"/>
    <w:rsid w:val="619E6F16"/>
    <w:rsid w:val="61BE344E"/>
    <w:rsid w:val="62573912"/>
    <w:rsid w:val="62C72337"/>
    <w:rsid w:val="63068A80"/>
    <w:rsid w:val="639867C7"/>
    <w:rsid w:val="64546014"/>
    <w:rsid w:val="64785A68"/>
    <w:rsid w:val="64A84982"/>
    <w:rsid w:val="654DC5EA"/>
    <w:rsid w:val="6580E4F3"/>
    <w:rsid w:val="65A49B34"/>
    <w:rsid w:val="660F8A94"/>
    <w:rsid w:val="66A43105"/>
    <w:rsid w:val="6718D1AB"/>
    <w:rsid w:val="683B31A6"/>
    <w:rsid w:val="68C8214C"/>
    <w:rsid w:val="69D3B391"/>
    <w:rsid w:val="6B2B44D7"/>
    <w:rsid w:val="6BD4F1E6"/>
    <w:rsid w:val="6CD202EE"/>
    <w:rsid w:val="6D5EFC20"/>
    <w:rsid w:val="6D9EE80A"/>
    <w:rsid w:val="6DE3B5DF"/>
    <w:rsid w:val="6E06B590"/>
    <w:rsid w:val="6E512AAD"/>
    <w:rsid w:val="6EC16735"/>
    <w:rsid w:val="6F207E96"/>
    <w:rsid w:val="6F2AC924"/>
    <w:rsid w:val="6FAAEB27"/>
    <w:rsid w:val="70DEE9EB"/>
    <w:rsid w:val="70FEDA44"/>
    <w:rsid w:val="71C54F6E"/>
    <w:rsid w:val="73B7E197"/>
    <w:rsid w:val="740F5A7D"/>
    <w:rsid w:val="758C5BC6"/>
    <w:rsid w:val="75B576D2"/>
    <w:rsid w:val="764AA61A"/>
    <w:rsid w:val="7677F0EC"/>
    <w:rsid w:val="76E7AE3F"/>
    <w:rsid w:val="7781FBD6"/>
    <w:rsid w:val="788B52BA"/>
    <w:rsid w:val="78C17CB9"/>
    <w:rsid w:val="78CABA03"/>
    <w:rsid w:val="78EA3570"/>
    <w:rsid w:val="7A051260"/>
    <w:rsid w:val="7A5BC5C3"/>
    <w:rsid w:val="7A7F26FD"/>
    <w:rsid w:val="7ADB5287"/>
    <w:rsid w:val="7AEAC2B0"/>
    <w:rsid w:val="7AF80D2C"/>
    <w:rsid w:val="7B5B2475"/>
    <w:rsid w:val="7BBEC661"/>
    <w:rsid w:val="7BD0C978"/>
    <w:rsid w:val="7CDE8750"/>
    <w:rsid w:val="7CF846AC"/>
    <w:rsid w:val="7CFF0956"/>
    <w:rsid w:val="7D355C9A"/>
    <w:rsid w:val="7DB2BDE1"/>
    <w:rsid w:val="7DB3BBC8"/>
    <w:rsid w:val="7DEFA99D"/>
    <w:rsid w:val="7E7FB723"/>
    <w:rsid w:val="7E94170D"/>
    <w:rsid w:val="7EB46F5A"/>
    <w:rsid w:val="7F1AD1F9"/>
    <w:rsid w:val="7F8B79FE"/>
    <w:rsid w:val="7FC01E0C"/>
    <w:rsid w:val="7FEB9237"/>
  </w:rsids>
  <m:mathPr>
    <m:mathFont m:val="Cambria Math"/>
    <m:brkBin m:val="before"/>
    <m:brkBinSub m:val="--"/>
    <m:smallFrac m:val="0"/>
    <m:dispDef/>
    <m:lMargin m:val="0"/>
    <m:rMargin m:val="0"/>
    <m:defJc m:val="centerGroup"/>
    <m:wrapIndent m:val="1440"/>
    <m:intLim m:val="subSup"/>
    <m:naryLim m:val="undOvr"/>
  </m:mathPr>
  <w:themeFontLang w:val="en-GB"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94E7FA"/>
  <w15:chartTrackingRefBased/>
  <w15:docId w15:val="{FBC901D5-754D-4308-9742-1B3F2905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lo-L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2FD"/>
    <w:rPr>
      <w:rFonts w:ascii="Calibri Light" w:eastAsia="Calibri" w:hAnsi="Calibri Light"/>
      <w:sz w:val="21"/>
      <w:szCs w:val="24"/>
      <w:lang w:eastAsia="zh-CN" w:bidi="ar-SA"/>
    </w:rPr>
  </w:style>
  <w:style w:type="paragraph" w:styleId="Heading1">
    <w:name w:val="heading 1"/>
    <w:basedOn w:val="Normal"/>
    <w:next w:val="Normal"/>
    <w:qFormat/>
    <w:pPr>
      <w:keepNext/>
      <w:keepLines/>
      <w:spacing w:before="240"/>
      <w:outlineLvl w:val="0"/>
    </w:pPr>
    <w:rPr>
      <w:rFonts w:eastAsia="Calibri Light"/>
      <w:color w:val="2F5496"/>
      <w:sz w:val="32"/>
      <w:szCs w:val="32"/>
    </w:rPr>
  </w:style>
  <w:style w:type="paragraph" w:styleId="Heading2">
    <w:name w:val="heading 2"/>
    <w:basedOn w:val="Normal"/>
    <w:next w:val="Normal"/>
    <w:qFormat/>
    <w:pPr>
      <w:keepNext/>
      <w:keepLines/>
      <w:spacing w:before="40"/>
      <w:outlineLvl w:val="1"/>
    </w:pPr>
    <w:rPr>
      <w:rFonts w:eastAsia="Calibri Light"/>
      <w:color w:val="2F5496"/>
      <w:sz w:val="26"/>
      <w:szCs w:val="26"/>
    </w:rPr>
  </w:style>
  <w:style w:type="paragraph" w:styleId="Heading3">
    <w:name w:val="heading 3"/>
    <w:basedOn w:val="Normal"/>
    <w:qFormat/>
    <w:pPr>
      <w:spacing w:before="100" w:beforeAutospacing="1" w:after="100" w:afterAutospacing="1"/>
      <w:outlineLvl w:val="2"/>
    </w:pPr>
    <w:rPr>
      <w:rFonts w:ascii="Times New Roman" w:hAnsi="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Times New Roman" w:hAnsi="Times New Roman"/>
    </w:rPr>
  </w:style>
  <w:style w:type="paragraph" w:styleId="Title">
    <w:name w:val="Title"/>
    <w:basedOn w:val="Normal"/>
    <w:next w:val="Normal"/>
    <w:qFormat/>
    <w:pPr>
      <w:contextualSpacing/>
    </w:pPr>
    <w:rPr>
      <w:rFonts w:eastAsia="Calibri Light"/>
      <w:spacing w:val="-7"/>
      <w:kern w:val="1"/>
      <w:sz w:val="56"/>
      <w:szCs w:val="56"/>
    </w:rPr>
  </w:style>
  <w:style w:type="paragraph" w:styleId="ListParagraph">
    <w:name w:val="List Paragraph"/>
    <w:basedOn w:val="Normal"/>
    <w:uiPriority w:val="34"/>
    <w:qFormat/>
    <w:pPr>
      <w:ind w:left="720"/>
      <w:contextualSpacing/>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NoSpacing">
    <w:name w:val="No Spacing"/>
    <w:qFormat/>
    <w:pPr>
      <w:widowControl w:val="0"/>
    </w:pPr>
    <w:rPr>
      <w:rFonts w:ascii="Optima" w:eastAsia="Calibri" w:hAnsi="Optima"/>
      <w:sz w:val="22"/>
      <w:szCs w:val="22"/>
      <w:lang w:val="en-US" w:eastAsia="zh-CN" w:bidi="ar-SA"/>
    </w:rPr>
  </w:style>
  <w:style w:type="paragraph" w:customStyle="1" w:styleId="CommentText1">
    <w:name w:val="Comment Text1"/>
    <w:basedOn w:val="Normal"/>
    <w:rPr>
      <w:sz w:val="20"/>
      <w:szCs w:val="20"/>
    </w:rPr>
  </w:style>
  <w:style w:type="paragraph" w:customStyle="1" w:styleId="CommentSubject1">
    <w:name w:val="Comment Subject1"/>
    <w:basedOn w:val="CommentText1"/>
    <w:next w:val="CommentText1"/>
    <w:rPr>
      <w:b/>
    </w:rPr>
  </w:style>
  <w:style w:type="paragraph" w:styleId="BalloonText">
    <w:name w:val="Balloon Text"/>
    <w:basedOn w:val="Normal"/>
    <w:rPr>
      <w:rFonts w:ascii="Segoe UI" w:hAnsi="Segoe UI" w:cs="Segoe UI"/>
      <w:sz w:val="18"/>
      <w:szCs w:val="18"/>
    </w:rPr>
  </w:style>
  <w:style w:type="paragraph" w:customStyle="1" w:styleId="Default">
    <w:name w:val="Default"/>
    <w:rPr>
      <w:rFonts w:ascii="Arial" w:eastAsia="Calibri" w:hAnsi="Arial" w:cs="Arial"/>
      <w:color w:val="000000"/>
      <w:sz w:val="24"/>
      <w:szCs w:val="24"/>
      <w:lang w:eastAsia="zh-CN"/>
    </w:rPr>
  </w:style>
  <w:style w:type="paragraph" w:customStyle="1" w:styleId="TableParagraph">
    <w:name w:val="Table Paragraph"/>
    <w:basedOn w:val="Normal"/>
    <w:pPr>
      <w:widowControl w:val="0"/>
    </w:pPr>
    <w:rPr>
      <w:rFonts w:ascii="Calibri" w:hAnsi="Calibri"/>
      <w:sz w:val="22"/>
      <w:szCs w:val="22"/>
      <w:lang w:val="en-US" w:eastAsia="x-none"/>
    </w:rPr>
  </w:style>
  <w:style w:type="character" w:customStyle="1" w:styleId="Heading3Char">
    <w:name w:val="Heading 3 Char"/>
    <w:basedOn w:val="DefaultParagraphFont"/>
    <w:rPr>
      <w:rFonts w:ascii="Times New Roman" w:hAnsi="Times New Roman" w:cs="Times New Roman"/>
      <w:b/>
      <w:bCs w:val="0"/>
      <w:sz w:val="27"/>
      <w:szCs w:val="27"/>
    </w:rPr>
  </w:style>
  <w:style w:type="character" w:styleId="Strong">
    <w:name w:val="Strong"/>
    <w:basedOn w:val="DefaultParagraphFont"/>
    <w:qFormat/>
    <w:rPr>
      <w:b/>
      <w:bCs w:val="0"/>
    </w:rPr>
  </w:style>
  <w:style w:type="character" w:customStyle="1" w:styleId="apple-converted-space">
    <w:name w:val="apple-converted-space"/>
    <w:basedOn w:val="DefaultParagraphFont"/>
  </w:style>
  <w:style w:type="character" w:customStyle="1" w:styleId="ellipsible">
    <w:name w:val="ellipsible"/>
    <w:basedOn w:val="DefaultParagraphFont"/>
  </w:style>
  <w:style w:type="character" w:customStyle="1" w:styleId="TitleChar">
    <w:name w:val="Title Char"/>
    <w:basedOn w:val="DefaultParagraphFont"/>
    <w:rPr>
      <w:rFonts w:ascii="Calibri Light" w:eastAsia="Calibri Light" w:hAnsi="Calibri Light"/>
      <w:spacing w:val="-2"/>
      <w:kern w:val="1"/>
      <w:sz w:val="56"/>
      <w:szCs w:val="56"/>
    </w:rPr>
  </w:style>
  <w:style w:type="character" w:customStyle="1" w:styleId="Heading1Char">
    <w:name w:val="Heading 1 Char"/>
    <w:basedOn w:val="DefaultParagraphFont"/>
    <w:rPr>
      <w:rFonts w:ascii="Calibri Light" w:eastAsia="Calibri Light" w:hAnsi="Calibri Light"/>
      <w:color w:val="2F5496"/>
      <w:sz w:val="32"/>
      <w:szCs w:val="32"/>
    </w:rPr>
  </w:style>
  <w:style w:type="character" w:customStyle="1" w:styleId="Heading2Char">
    <w:name w:val="Heading 2 Char"/>
    <w:basedOn w:val="DefaultParagraphFont"/>
    <w:rPr>
      <w:rFonts w:ascii="Calibri Light" w:eastAsia="Calibri Light" w:hAnsi="Calibri Light"/>
      <w:color w:val="2F5496"/>
      <w:sz w:val="26"/>
      <w:szCs w:val="26"/>
    </w:rPr>
  </w:style>
  <w:style w:type="character" w:styleId="SubtleEmphasis">
    <w:name w:val="Subtle Emphasis"/>
    <w:basedOn w:val="DefaultParagraphFont"/>
    <w:qFormat/>
    <w:rPr>
      <w:rFonts w:ascii="Calibri Light" w:hAnsi="Calibri Light"/>
      <w:i w:val="0"/>
      <w:iCs w:val="0"/>
      <w:color w:val="404040"/>
      <w:sz w:val="16"/>
    </w:rPr>
  </w:style>
  <w:style w:type="character" w:styleId="Emphasis">
    <w:name w:val="Emphasis"/>
    <w:basedOn w:val="DefaultParagraphFont"/>
    <w:qFormat/>
    <w:rPr>
      <w:i/>
      <w:iCs w:val="0"/>
    </w:rPr>
  </w:style>
  <w:style w:type="character" w:customStyle="1" w:styleId="HeaderChar">
    <w:name w:val="Header Char"/>
    <w:basedOn w:val="DefaultParagraphFont"/>
    <w:rPr>
      <w:rFonts w:ascii="Verdana" w:hAnsi="Verdana"/>
      <w:sz w:val="21"/>
    </w:rPr>
  </w:style>
  <w:style w:type="character" w:customStyle="1" w:styleId="FooterChar">
    <w:name w:val="Footer Char"/>
    <w:basedOn w:val="DefaultParagraphFont"/>
    <w:rPr>
      <w:rFonts w:ascii="Verdana" w:hAnsi="Verdana"/>
      <w:sz w:val="21"/>
    </w:rPr>
  </w:style>
  <w:style w:type="character" w:customStyle="1" w:styleId="NoSpacingChar">
    <w:name w:val="No Spacing Char"/>
    <w:basedOn w:val="DefaultParagraphFont"/>
    <w:rPr>
      <w:rFonts w:ascii="Optima" w:eastAsia="Calibri" w:hAnsi="Optima"/>
      <w:sz w:val="22"/>
      <w:szCs w:val="22"/>
      <w:lang w:val="en-US"/>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uiPriority w:val="99"/>
    <w:rPr>
      <w:rFonts w:ascii="Calibri Light" w:hAnsi="Calibri Light"/>
      <w:sz w:val="20"/>
      <w:szCs w:val="20"/>
    </w:rPr>
  </w:style>
  <w:style w:type="character" w:customStyle="1" w:styleId="CommentSubjectChar">
    <w:name w:val="Comment Subject Char"/>
    <w:basedOn w:val="DefaultParagraphFont"/>
    <w:rPr>
      <w:rFonts w:ascii="Calibri Light" w:hAnsi="Calibri Light"/>
      <w:b/>
      <w:bCs w:val="0"/>
      <w:sz w:val="20"/>
      <w:szCs w:val="20"/>
    </w:rPr>
  </w:style>
  <w:style w:type="character" w:customStyle="1" w:styleId="BalloonTextChar">
    <w:name w:val="Balloon Text Char"/>
    <w:basedOn w:val="DefaultParagraphFont"/>
    <w:rPr>
      <w:rFonts w:ascii="Segoe UI" w:hAnsi="Segoe UI" w:cs="Segoe UI"/>
      <w:sz w:val="18"/>
      <w:szCs w:val="18"/>
    </w:r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table" w:styleId="TableGrid">
    <w:name w:val="Table Grid"/>
    <w:basedOn w:val="TableNormal"/>
    <w:uiPriority w:val="59"/>
    <w:rsid w:val="00120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863566"/>
    <w:rPr>
      <w:sz w:val="16"/>
      <w:szCs w:val="16"/>
    </w:rPr>
  </w:style>
  <w:style w:type="paragraph" w:styleId="CommentText">
    <w:name w:val="annotation text"/>
    <w:basedOn w:val="Normal"/>
    <w:link w:val="CommentTextChar1"/>
    <w:uiPriority w:val="99"/>
    <w:rsid w:val="00863566"/>
    <w:rPr>
      <w:sz w:val="20"/>
      <w:szCs w:val="20"/>
    </w:rPr>
  </w:style>
  <w:style w:type="character" w:customStyle="1" w:styleId="CommentTextChar1">
    <w:name w:val="Comment Text Char1"/>
    <w:basedOn w:val="DefaultParagraphFont"/>
    <w:link w:val="CommentText"/>
    <w:rsid w:val="00863566"/>
    <w:rPr>
      <w:rFonts w:ascii="Calibri Light" w:eastAsia="Calibri" w:hAnsi="Calibri Light"/>
      <w:lang w:eastAsia="zh-CN" w:bidi="ar-SA"/>
    </w:rPr>
  </w:style>
  <w:style w:type="paragraph" w:styleId="CommentSubject">
    <w:name w:val="annotation subject"/>
    <w:basedOn w:val="CommentText"/>
    <w:next w:val="CommentText"/>
    <w:link w:val="CommentSubjectChar1"/>
    <w:rsid w:val="00863566"/>
    <w:rPr>
      <w:b/>
      <w:bCs/>
    </w:rPr>
  </w:style>
  <w:style w:type="character" w:customStyle="1" w:styleId="CommentSubjectChar1">
    <w:name w:val="Comment Subject Char1"/>
    <w:basedOn w:val="CommentTextChar1"/>
    <w:link w:val="CommentSubject"/>
    <w:rsid w:val="00863566"/>
    <w:rPr>
      <w:rFonts w:ascii="Calibri Light" w:eastAsia="Calibri" w:hAnsi="Calibri Light"/>
      <w:b/>
      <w:bCs/>
      <w:lang w:eastAsia="zh-CN" w:bidi="ar-SA"/>
    </w:rPr>
  </w:style>
  <w:style w:type="character" w:customStyle="1" w:styleId="nobr">
    <w:name w:val="nobr"/>
    <w:basedOn w:val="DefaultParagraphFont"/>
    <w:rsid w:val="00C35B9B"/>
  </w:style>
  <w:style w:type="character" w:customStyle="1" w:styleId="points">
    <w:name w:val="points"/>
    <w:basedOn w:val="DefaultParagraphFont"/>
    <w:rsid w:val="00C35B9B"/>
  </w:style>
  <w:style w:type="character" w:customStyle="1" w:styleId="UnresolvedMention1">
    <w:name w:val="Unresolved Mention1"/>
    <w:basedOn w:val="DefaultParagraphFont"/>
    <w:uiPriority w:val="99"/>
    <w:semiHidden/>
    <w:unhideWhenUsed/>
    <w:rsid w:val="00E5227C"/>
    <w:rPr>
      <w:color w:val="605E5C"/>
      <w:shd w:val="clear" w:color="auto" w:fill="E1DFDD"/>
    </w:rPr>
  </w:style>
  <w:style w:type="table" w:customStyle="1" w:styleId="TableGrid1">
    <w:name w:val="Table Grid1"/>
    <w:basedOn w:val="TableNormal"/>
    <w:next w:val="TableGrid"/>
    <w:uiPriority w:val="59"/>
    <w:rsid w:val="003552FD"/>
    <w:rPr>
      <w:rFonts w:ascii="Calibri" w:eastAsia="DengXian" w:hAnsi="Calibri" w:cs="Arial"/>
      <w:sz w:val="24"/>
      <w:szCs w:val="24"/>
      <w:lang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552FD"/>
    <w:rPr>
      <w:rFonts w:ascii="Calibri" w:eastAsia="DengXian" w:hAnsi="Calibri" w:cs="Arial"/>
      <w:sz w:val="24"/>
      <w:szCs w:val="24"/>
      <w:lang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3E1A8B"/>
    <w:rPr>
      <w:rFonts w:ascii="Calibri Light" w:eastAsia="Calibri" w:hAnsi="Calibri Light"/>
      <w:sz w:val="21"/>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103762">
      <w:bodyDiv w:val="1"/>
      <w:marLeft w:val="0"/>
      <w:marRight w:val="0"/>
      <w:marTop w:val="0"/>
      <w:marBottom w:val="0"/>
      <w:divBdr>
        <w:top w:val="none" w:sz="0" w:space="0" w:color="auto"/>
        <w:left w:val="none" w:sz="0" w:space="0" w:color="auto"/>
        <w:bottom w:val="none" w:sz="0" w:space="0" w:color="auto"/>
        <w:right w:val="none" w:sz="0" w:space="0" w:color="auto"/>
      </w:divBdr>
      <w:divsChild>
        <w:div w:id="385641676">
          <w:marLeft w:val="0"/>
          <w:marRight w:val="0"/>
          <w:marTop w:val="0"/>
          <w:marBottom w:val="0"/>
          <w:divBdr>
            <w:top w:val="none" w:sz="0" w:space="0" w:color="auto"/>
            <w:left w:val="none" w:sz="0" w:space="0" w:color="auto"/>
            <w:bottom w:val="none" w:sz="0" w:space="0" w:color="auto"/>
            <w:right w:val="none" w:sz="0" w:space="0" w:color="auto"/>
          </w:divBdr>
        </w:div>
        <w:div w:id="1953398243">
          <w:marLeft w:val="0"/>
          <w:marRight w:val="0"/>
          <w:marTop w:val="0"/>
          <w:marBottom w:val="0"/>
          <w:divBdr>
            <w:top w:val="none" w:sz="0" w:space="0" w:color="auto"/>
            <w:left w:val="none" w:sz="0" w:space="0" w:color="auto"/>
            <w:bottom w:val="none" w:sz="0" w:space="0" w:color="auto"/>
            <w:right w:val="none" w:sz="0" w:space="0" w:color="auto"/>
          </w:divBdr>
        </w:div>
      </w:divsChild>
    </w:div>
    <w:div w:id="327102157">
      <w:bodyDiv w:val="1"/>
      <w:marLeft w:val="0"/>
      <w:marRight w:val="0"/>
      <w:marTop w:val="0"/>
      <w:marBottom w:val="0"/>
      <w:divBdr>
        <w:top w:val="none" w:sz="0" w:space="0" w:color="auto"/>
        <w:left w:val="none" w:sz="0" w:space="0" w:color="auto"/>
        <w:bottom w:val="none" w:sz="0" w:space="0" w:color="auto"/>
        <w:right w:val="none" w:sz="0" w:space="0" w:color="auto"/>
      </w:divBdr>
      <w:divsChild>
        <w:div w:id="350686440">
          <w:marLeft w:val="0"/>
          <w:marRight w:val="0"/>
          <w:marTop w:val="0"/>
          <w:marBottom w:val="0"/>
          <w:divBdr>
            <w:top w:val="none" w:sz="0" w:space="0" w:color="auto"/>
            <w:left w:val="none" w:sz="0" w:space="0" w:color="auto"/>
            <w:bottom w:val="none" w:sz="0" w:space="0" w:color="auto"/>
            <w:right w:val="none" w:sz="0" w:space="0" w:color="auto"/>
          </w:divBdr>
        </w:div>
        <w:div w:id="629434488">
          <w:marLeft w:val="0"/>
          <w:marRight w:val="0"/>
          <w:marTop w:val="0"/>
          <w:marBottom w:val="0"/>
          <w:divBdr>
            <w:top w:val="none" w:sz="0" w:space="0" w:color="auto"/>
            <w:left w:val="none" w:sz="0" w:space="0" w:color="auto"/>
            <w:bottom w:val="none" w:sz="0" w:space="0" w:color="auto"/>
            <w:right w:val="none" w:sz="0" w:space="0" w:color="auto"/>
          </w:divBdr>
        </w:div>
        <w:div w:id="1588491700">
          <w:marLeft w:val="0"/>
          <w:marRight w:val="0"/>
          <w:marTop w:val="0"/>
          <w:marBottom w:val="0"/>
          <w:divBdr>
            <w:top w:val="none" w:sz="0" w:space="0" w:color="auto"/>
            <w:left w:val="none" w:sz="0" w:space="0" w:color="auto"/>
            <w:bottom w:val="none" w:sz="0" w:space="0" w:color="auto"/>
            <w:right w:val="none" w:sz="0" w:space="0" w:color="auto"/>
          </w:divBdr>
        </w:div>
      </w:divsChild>
    </w:div>
    <w:div w:id="384835151">
      <w:bodyDiv w:val="1"/>
      <w:marLeft w:val="0"/>
      <w:marRight w:val="0"/>
      <w:marTop w:val="0"/>
      <w:marBottom w:val="0"/>
      <w:divBdr>
        <w:top w:val="none" w:sz="0" w:space="0" w:color="auto"/>
        <w:left w:val="none" w:sz="0" w:space="0" w:color="auto"/>
        <w:bottom w:val="none" w:sz="0" w:space="0" w:color="auto"/>
        <w:right w:val="none" w:sz="0" w:space="0" w:color="auto"/>
      </w:divBdr>
    </w:div>
    <w:div w:id="500583475">
      <w:bodyDiv w:val="1"/>
      <w:marLeft w:val="0"/>
      <w:marRight w:val="0"/>
      <w:marTop w:val="0"/>
      <w:marBottom w:val="0"/>
      <w:divBdr>
        <w:top w:val="none" w:sz="0" w:space="0" w:color="auto"/>
        <w:left w:val="none" w:sz="0" w:space="0" w:color="auto"/>
        <w:bottom w:val="none" w:sz="0" w:space="0" w:color="auto"/>
        <w:right w:val="none" w:sz="0" w:space="0" w:color="auto"/>
      </w:divBdr>
      <w:divsChild>
        <w:div w:id="74479593">
          <w:marLeft w:val="0"/>
          <w:marRight w:val="0"/>
          <w:marTop w:val="0"/>
          <w:marBottom w:val="0"/>
          <w:divBdr>
            <w:top w:val="none" w:sz="0" w:space="0" w:color="auto"/>
            <w:left w:val="none" w:sz="0" w:space="0" w:color="auto"/>
            <w:bottom w:val="none" w:sz="0" w:space="0" w:color="auto"/>
            <w:right w:val="none" w:sz="0" w:space="0" w:color="auto"/>
          </w:divBdr>
        </w:div>
        <w:div w:id="275017415">
          <w:marLeft w:val="0"/>
          <w:marRight w:val="0"/>
          <w:marTop w:val="0"/>
          <w:marBottom w:val="0"/>
          <w:divBdr>
            <w:top w:val="none" w:sz="0" w:space="0" w:color="auto"/>
            <w:left w:val="none" w:sz="0" w:space="0" w:color="auto"/>
            <w:bottom w:val="none" w:sz="0" w:space="0" w:color="auto"/>
            <w:right w:val="none" w:sz="0" w:space="0" w:color="auto"/>
          </w:divBdr>
        </w:div>
        <w:div w:id="1669748382">
          <w:marLeft w:val="0"/>
          <w:marRight w:val="0"/>
          <w:marTop w:val="0"/>
          <w:marBottom w:val="0"/>
          <w:divBdr>
            <w:top w:val="none" w:sz="0" w:space="0" w:color="auto"/>
            <w:left w:val="none" w:sz="0" w:space="0" w:color="auto"/>
            <w:bottom w:val="none" w:sz="0" w:space="0" w:color="auto"/>
            <w:right w:val="none" w:sz="0" w:space="0" w:color="auto"/>
          </w:divBdr>
        </w:div>
      </w:divsChild>
    </w:div>
    <w:div w:id="546769537">
      <w:bodyDiv w:val="1"/>
      <w:marLeft w:val="0"/>
      <w:marRight w:val="0"/>
      <w:marTop w:val="0"/>
      <w:marBottom w:val="0"/>
      <w:divBdr>
        <w:top w:val="none" w:sz="0" w:space="0" w:color="auto"/>
        <w:left w:val="none" w:sz="0" w:space="0" w:color="auto"/>
        <w:bottom w:val="none" w:sz="0" w:space="0" w:color="auto"/>
        <w:right w:val="none" w:sz="0" w:space="0" w:color="auto"/>
      </w:divBdr>
    </w:div>
    <w:div w:id="899366273">
      <w:bodyDiv w:val="1"/>
      <w:marLeft w:val="0"/>
      <w:marRight w:val="0"/>
      <w:marTop w:val="0"/>
      <w:marBottom w:val="0"/>
      <w:divBdr>
        <w:top w:val="none" w:sz="0" w:space="0" w:color="auto"/>
        <w:left w:val="none" w:sz="0" w:space="0" w:color="auto"/>
        <w:bottom w:val="none" w:sz="0" w:space="0" w:color="auto"/>
        <w:right w:val="none" w:sz="0" w:space="0" w:color="auto"/>
      </w:divBdr>
      <w:divsChild>
        <w:div w:id="653028224">
          <w:marLeft w:val="0"/>
          <w:marRight w:val="0"/>
          <w:marTop w:val="0"/>
          <w:marBottom w:val="0"/>
          <w:divBdr>
            <w:top w:val="none" w:sz="0" w:space="0" w:color="auto"/>
            <w:left w:val="none" w:sz="0" w:space="0" w:color="auto"/>
            <w:bottom w:val="none" w:sz="0" w:space="0" w:color="auto"/>
            <w:right w:val="none" w:sz="0" w:space="0" w:color="auto"/>
          </w:divBdr>
        </w:div>
        <w:div w:id="1980258461">
          <w:marLeft w:val="0"/>
          <w:marRight w:val="0"/>
          <w:marTop w:val="0"/>
          <w:marBottom w:val="0"/>
          <w:divBdr>
            <w:top w:val="none" w:sz="0" w:space="0" w:color="auto"/>
            <w:left w:val="none" w:sz="0" w:space="0" w:color="auto"/>
            <w:bottom w:val="none" w:sz="0" w:space="0" w:color="auto"/>
            <w:right w:val="none" w:sz="0" w:space="0" w:color="auto"/>
          </w:divBdr>
        </w:div>
      </w:divsChild>
    </w:div>
    <w:div w:id="904292545">
      <w:bodyDiv w:val="1"/>
      <w:marLeft w:val="0"/>
      <w:marRight w:val="0"/>
      <w:marTop w:val="0"/>
      <w:marBottom w:val="0"/>
      <w:divBdr>
        <w:top w:val="none" w:sz="0" w:space="0" w:color="auto"/>
        <w:left w:val="none" w:sz="0" w:space="0" w:color="auto"/>
        <w:bottom w:val="none" w:sz="0" w:space="0" w:color="auto"/>
        <w:right w:val="none" w:sz="0" w:space="0" w:color="auto"/>
      </w:divBdr>
      <w:divsChild>
        <w:div w:id="694430934">
          <w:marLeft w:val="0"/>
          <w:marRight w:val="0"/>
          <w:marTop w:val="0"/>
          <w:marBottom w:val="0"/>
          <w:divBdr>
            <w:top w:val="none" w:sz="0" w:space="0" w:color="auto"/>
            <w:left w:val="none" w:sz="0" w:space="0" w:color="auto"/>
            <w:bottom w:val="none" w:sz="0" w:space="0" w:color="auto"/>
            <w:right w:val="none" w:sz="0" w:space="0" w:color="auto"/>
          </w:divBdr>
        </w:div>
      </w:divsChild>
    </w:div>
    <w:div w:id="1025331902">
      <w:bodyDiv w:val="1"/>
      <w:marLeft w:val="0"/>
      <w:marRight w:val="0"/>
      <w:marTop w:val="0"/>
      <w:marBottom w:val="0"/>
      <w:divBdr>
        <w:top w:val="none" w:sz="0" w:space="0" w:color="auto"/>
        <w:left w:val="none" w:sz="0" w:space="0" w:color="auto"/>
        <w:bottom w:val="none" w:sz="0" w:space="0" w:color="auto"/>
        <w:right w:val="none" w:sz="0" w:space="0" w:color="auto"/>
      </w:divBdr>
      <w:divsChild>
        <w:div w:id="1045639213">
          <w:marLeft w:val="0"/>
          <w:marRight w:val="0"/>
          <w:marTop w:val="0"/>
          <w:marBottom w:val="0"/>
          <w:divBdr>
            <w:top w:val="none" w:sz="0" w:space="0" w:color="auto"/>
            <w:left w:val="none" w:sz="0" w:space="0" w:color="auto"/>
            <w:bottom w:val="none" w:sz="0" w:space="0" w:color="auto"/>
            <w:right w:val="none" w:sz="0" w:space="0" w:color="auto"/>
          </w:divBdr>
        </w:div>
        <w:div w:id="1206024560">
          <w:marLeft w:val="0"/>
          <w:marRight w:val="0"/>
          <w:marTop w:val="0"/>
          <w:marBottom w:val="0"/>
          <w:divBdr>
            <w:top w:val="none" w:sz="0" w:space="0" w:color="auto"/>
            <w:left w:val="none" w:sz="0" w:space="0" w:color="auto"/>
            <w:bottom w:val="none" w:sz="0" w:space="0" w:color="auto"/>
            <w:right w:val="none" w:sz="0" w:space="0" w:color="auto"/>
          </w:divBdr>
        </w:div>
        <w:div w:id="1586375701">
          <w:marLeft w:val="0"/>
          <w:marRight w:val="0"/>
          <w:marTop w:val="0"/>
          <w:marBottom w:val="0"/>
          <w:divBdr>
            <w:top w:val="none" w:sz="0" w:space="0" w:color="auto"/>
            <w:left w:val="none" w:sz="0" w:space="0" w:color="auto"/>
            <w:bottom w:val="none" w:sz="0" w:space="0" w:color="auto"/>
            <w:right w:val="none" w:sz="0" w:space="0" w:color="auto"/>
          </w:divBdr>
        </w:div>
      </w:divsChild>
    </w:div>
    <w:div w:id="1591348834">
      <w:bodyDiv w:val="1"/>
      <w:marLeft w:val="0"/>
      <w:marRight w:val="0"/>
      <w:marTop w:val="0"/>
      <w:marBottom w:val="0"/>
      <w:divBdr>
        <w:top w:val="none" w:sz="0" w:space="0" w:color="auto"/>
        <w:left w:val="none" w:sz="0" w:space="0" w:color="auto"/>
        <w:bottom w:val="none" w:sz="0" w:space="0" w:color="auto"/>
        <w:right w:val="none" w:sz="0" w:space="0" w:color="auto"/>
      </w:divBdr>
    </w:div>
    <w:div w:id="1614164851">
      <w:bodyDiv w:val="1"/>
      <w:marLeft w:val="0"/>
      <w:marRight w:val="0"/>
      <w:marTop w:val="0"/>
      <w:marBottom w:val="0"/>
      <w:divBdr>
        <w:top w:val="none" w:sz="0" w:space="0" w:color="auto"/>
        <w:left w:val="none" w:sz="0" w:space="0" w:color="auto"/>
        <w:bottom w:val="none" w:sz="0" w:space="0" w:color="auto"/>
        <w:right w:val="none" w:sz="0" w:space="0" w:color="auto"/>
      </w:divBdr>
    </w:div>
    <w:div w:id="1688361923">
      <w:bodyDiv w:val="1"/>
      <w:marLeft w:val="0"/>
      <w:marRight w:val="0"/>
      <w:marTop w:val="0"/>
      <w:marBottom w:val="0"/>
      <w:divBdr>
        <w:top w:val="none" w:sz="0" w:space="0" w:color="auto"/>
        <w:left w:val="none" w:sz="0" w:space="0" w:color="auto"/>
        <w:bottom w:val="none" w:sz="0" w:space="0" w:color="auto"/>
        <w:right w:val="none" w:sz="0" w:space="0" w:color="auto"/>
      </w:divBdr>
    </w:div>
    <w:div w:id="185152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qaadegreeadmin@qa.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nvas.qa.com/courses/104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raw.io/" TargetMode="External"/><Relationship Id="rId5" Type="http://schemas.openxmlformats.org/officeDocument/2006/relationships/numbering" Target="numbering.xml"/><Relationship Id="rId15" Type="http://schemas.openxmlformats.org/officeDocument/2006/relationships/hyperlink" Target="https://canvas.qa.com/courses/1041"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8" ma:contentTypeDescription="Create a new document." ma:contentTypeScope="" ma:versionID="e27b6b193086ccf2492fa4a1c3beb17a">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1cbe3fd12ddf180cd07389aecbb7c154"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e706368-9a73-4dcc-9221-b8fc62424fbc" xsi:nil="true"/>
    <lcf76f155ced4ddcb4097134ff3c332f xmlns="eb7c3fc1-ccd5-477b-94a4-7b6dc96a8d59">
      <Terms xmlns="http://schemas.microsoft.com/office/infopath/2007/PartnerControls"/>
    </lcf76f155ced4ddcb4097134ff3c332f>
    <SharedWithUsers xmlns="9e706368-9a73-4dcc-9221-b8fc62424fbc">
      <UserInfo>
        <DisplayName>Malcolm Percival</DisplayName>
        <AccountId>175</AccountId>
        <AccountType/>
      </UserInfo>
      <UserInfo>
        <DisplayName>Vinod Tanwar</DisplayName>
        <AccountId>190</AccountId>
        <AccountType/>
      </UserInfo>
      <UserInfo>
        <DisplayName>Riddell, Amy</DisplayName>
        <AccountId>245</AccountId>
        <AccountType/>
      </UserInfo>
      <UserInfo>
        <DisplayName>Cooney, Michael</DisplayName>
        <AccountId>627</AccountId>
        <AccountType/>
      </UserInfo>
      <UserInfo>
        <DisplayName>Valincius, Edgaras</DisplayName>
        <AccountId>270</AccountId>
        <AccountType/>
      </UserInfo>
      <UserInfo>
        <DisplayName>Holmes, Angela</DisplayName>
        <AccountId>102</AccountId>
        <AccountType/>
      </UserInfo>
      <UserInfo>
        <DisplayName>Bull, Peter</DisplayName>
        <AccountId>551</AccountId>
        <AccountType/>
      </UserInfo>
      <UserInfo>
        <DisplayName>Little, Joseph</DisplayName>
        <AccountId>72</AccountId>
        <AccountType/>
      </UserInfo>
    </SharedWithUsers>
    <MediaLengthInSeconds xmlns="eb7c3fc1-ccd5-477b-94a4-7b6dc96a8d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4E4FF-A886-4D58-B5B8-156688175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666C14-F8DB-4BB9-BF75-F9C2CA34048B}">
  <ds:schemaRefs>
    <ds:schemaRef ds:uri="http://schemas.microsoft.com/office/2006/metadata/properties"/>
    <ds:schemaRef ds:uri="http://schemas.microsoft.com/office/infopath/2007/PartnerControls"/>
    <ds:schemaRef ds:uri="9e706368-9a73-4dcc-9221-b8fc62424fbc"/>
    <ds:schemaRef ds:uri="eb7c3fc1-ccd5-477b-94a4-7b6dc96a8d59"/>
  </ds:schemaRefs>
</ds:datastoreItem>
</file>

<file path=customXml/itemProps3.xml><?xml version="1.0" encoding="utf-8"?>
<ds:datastoreItem xmlns:ds="http://schemas.openxmlformats.org/officeDocument/2006/customXml" ds:itemID="{487B96B3-B151-4758-B031-D447556EAB55}">
  <ds:schemaRefs>
    <ds:schemaRef ds:uri="http://schemas.microsoft.com/sharepoint/v3/contenttype/forms"/>
  </ds:schemaRefs>
</ds:datastoreItem>
</file>

<file path=customXml/itemProps4.xml><?xml version="1.0" encoding="utf-8"?>
<ds:datastoreItem xmlns:ds="http://schemas.openxmlformats.org/officeDocument/2006/customXml" ds:itemID="{A544316E-DBDB-493C-AAB1-6EDAA1ACB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10</Pages>
  <Words>2456</Words>
  <Characters>14000</Characters>
  <Application>Microsoft Office Word</Application>
  <DocSecurity>0</DocSecurity>
  <Lines>116</Lines>
  <Paragraphs>32</Paragraphs>
  <ScaleCrop>false</ScaleCrop>
  <Company>QA Ltd</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Shepherd</dc:creator>
  <cp:keywords/>
  <dc:description/>
  <cp:lastModifiedBy>Isaac Patrickson</cp:lastModifiedBy>
  <cp:revision>41</cp:revision>
  <cp:lastPrinted>2018-05-24T20:32:00Z</cp:lastPrinted>
  <dcterms:created xsi:type="dcterms:W3CDTF">2023-04-24T18:27:00Z</dcterms:created>
  <dcterms:modified xsi:type="dcterms:W3CDTF">2024-05-22T12:24:00Z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Order">
    <vt:r8>16825800</vt:r8>
  </property>
  <property fmtid="{D5CDD505-2E9C-101B-9397-08002B2CF9AE}" pid="4" name="xd_Signature">
    <vt:bool>false</vt:bool>
  </property>
  <property fmtid="{D5CDD505-2E9C-101B-9397-08002B2CF9AE}" pid="5" name="xd_ProgID">
    <vt:lpwstr/>
  </property>
  <property fmtid="{D5CDD505-2E9C-101B-9397-08002B2CF9AE}" pid="6" name="_ColorHex">
    <vt:lpwstr/>
  </property>
  <property fmtid="{D5CDD505-2E9C-101B-9397-08002B2CF9AE}" pid="7" name="_Emoji">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ColorTag">
    <vt:lpwstr/>
  </property>
  <property fmtid="{D5CDD505-2E9C-101B-9397-08002B2CF9AE}" pid="12" name="TriggerFlowInfo">
    <vt:lpwstr/>
  </property>
  <property fmtid="{D5CDD505-2E9C-101B-9397-08002B2CF9AE}" pid="13" name="MediaServiceImageTags">
    <vt:lpwstr/>
  </property>
</Properties>
</file>